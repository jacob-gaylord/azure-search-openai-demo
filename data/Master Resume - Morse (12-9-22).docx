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72901C" w14:textId="4B912AFF" w:rsidR="00B20CDD" w:rsidRPr="00FF46EC" w:rsidRDefault="00A07D6F" w:rsidP="00FF46EC">
      <w:pPr>
        <w:pStyle w:val="Resume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CF42DA" wp14:editId="02C964A5">
                <wp:simplePos x="0" y="0"/>
                <wp:positionH relativeFrom="column">
                  <wp:posOffset>4659519</wp:posOffset>
                </wp:positionH>
                <wp:positionV relativeFrom="paragraph">
                  <wp:posOffset>373601</wp:posOffset>
                </wp:positionV>
                <wp:extent cx="1216025" cy="1550035"/>
                <wp:effectExtent l="0" t="0" r="0" b="381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6025" cy="155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9530D6" w14:textId="5C28679D" w:rsidR="002B542E" w:rsidRDefault="002B542E" w:rsidP="00F6704B">
                            <w:pPr>
                              <w:pStyle w:val="CaptionText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D20C07" wp14:editId="06A088F3">
                                  <wp:extent cx="978010" cy="1228705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Morse, Hannah (2022).jpg"/>
                                          <pic:cNvPicPr/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8219" t="14611" r="687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86831" cy="12397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6A1457" w14:textId="3F5AFC7E" w:rsidR="00E345F8" w:rsidRPr="00F6704B" w:rsidRDefault="00E345F8" w:rsidP="00F6704B">
                            <w:pPr>
                              <w:pStyle w:val="CaptionText"/>
                              <w:jc w:val="center"/>
                            </w:pPr>
                            <w:r>
                              <w:t>Hanna Morse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CF42D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6.9pt;margin-top:29.4pt;width:95.75pt;height:122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" filled="f" stroked="f" strokeweight=".5pt">
                <v:textbox>
                  <w:txbxContent>
                    <w:p w14:paraId="209530D6" w14:textId="5C28679D" w:rsidR="002B542E" w:rsidRDefault="002B542E" w:rsidP="00F6704B">
                      <w:pPr>
                        <w:pStyle w:val="CaptionText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D20C07" wp14:editId="06A088F3">
                            <wp:extent cx="978010" cy="1228705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Morse, Hannah (2022).jpg"/>
                                    <pic:cNvPicPr/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8219" t="14611" r="687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986831" cy="123978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6A1457" w14:textId="3F5AFC7E" w:rsidR="00E345F8" w:rsidRPr="00F6704B" w:rsidRDefault="00E345F8" w:rsidP="00F6704B">
                      <w:pPr>
                        <w:pStyle w:val="CaptionText"/>
                        <w:jc w:val="center"/>
                      </w:pPr>
                      <w:r>
                        <w:t>Hanna Morse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7434">
        <w:t>Hannah</w:t>
      </w:r>
      <w:r w:rsidR="001332F9">
        <w:t xml:space="preserve"> E.</w:t>
      </w:r>
      <w:r w:rsidR="00367434">
        <w:t xml:space="preserve"> Morse</w:t>
      </w:r>
    </w:p>
    <w:p w14:paraId="410F48D4" w14:textId="51209968" w:rsidR="00233433" w:rsidRPr="00321C70" w:rsidRDefault="00934091" w:rsidP="001369FF">
      <w:pPr>
        <w:pStyle w:val="ResumeHeading2"/>
      </w:pPr>
      <w:r>
        <w:t>Education</w:t>
      </w:r>
    </w:p>
    <w:p w14:paraId="0269D1E0" w14:textId="6494B40E" w:rsidR="00367434" w:rsidRDefault="00367434" w:rsidP="00E345F8">
      <w:pPr>
        <w:spacing w:after="0"/>
        <w:ind w:left="270" w:hanging="270"/>
      </w:pPr>
      <w:r>
        <w:t>BA – Environmental Studies, University of California</w:t>
      </w:r>
      <w:r w:rsidR="001332F9">
        <w:t>,</w:t>
      </w:r>
      <w:r>
        <w:t xml:space="preserve"> Santa Barbara</w:t>
      </w:r>
      <w:r w:rsidR="001332F9">
        <w:t>, 2020</w:t>
      </w:r>
    </w:p>
    <w:p w14:paraId="30A51E39" w14:textId="406C2C12" w:rsidR="00367434" w:rsidRDefault="00367434" w:rsidP="00E345F8">
      <w:pPr>
        <w:spacing w:after="0"/>
        <w:ind w:left="270" w:hanging="270"/>
      </w:pPr>
      <w:r>
        <w:t>BA – Economics, University of California</w:t>
      </w:r>
      <w:r w:rsidR="001332F9">
        <w:t>,</w:t>
      </w:r>
      <w:r>
        <w:t xml:space="preserve"> Santa Barbara</w:t>
      </w:r>
      <w:r w:rsidR="001332F9">
        <w:t>, 2019</w:t>
      </w:r>
    </w:p>
    <w:p w14:paraId="4862F92D" w14:textId="26CAE561" w:rsidR="00BD2D8C" w:rsidRPr="00BD2D8C" w:rsidDel="00F11F64" w:rsidRDefault="00BD2D8C" w:rsidP="00BD2D8C">
      <w:pPr>
        <w:rPr>
          <w:del w:id="0" w:author="Rabano, Rebecca" w:date="2024-03-22T10:55:00Z" w16du:dateUtc="2024-03-22T17:55:00Z"/>
        </w:rPr>
      </w:pPr>
    </w:p>
    <w:p w14:paraId="49852BC1" w14:textId="29FF8B56" w:rsidR="00233433" w:rsidRPr="00233433" w:rsidRDefault="00233433" w:rsidP="001369FF">
      <w:pPr>
        <w:pStyle w:val="ResumeHeading2"/>
      </w:pPr>
      <w:r w:rsidRPr="00233433">
        <w:t>Professional Experience</w:t>
      </w:r>
    </w:p>
    <w:p w14:paraId="52CE5D60" w14:textId="00A57F31" w:rsidR="00E345F8" w:rsidRDefault="003E0FDF" w:rsidP="003E0FDF">
      <w:r>
        <w:t xml:space="preserve">As a Technical Associate, </w:t>
      </w:r>
      <w:r w:rsidR="00E345F8">
        <w:t xml:space="preserve">Ms. </w:t>
      </w:r>
      <w:r>
        <w:t>Morse is responsible for providing environmental assessment, monitoring, sampling, inspection, research, data management, and design support services for SCS’s private and municipal clients.</w:t>
      </w:r>
      <w:r w:rsidR="003A3470">
        <w:t xml:space="preserve"> </w:t>
      </w:r>
      <w:r w:rsidR="00C502E4">
        <w:t>Her</w:t>
      </w:r>
      <w:r w:rsidR="003A3470">
        <w:t xml:space="preserve"> responsibilities </w:t>
      </w:r>
      <w:r w:rsidR="00C502E4">
        <w:t>include</w:t>
      </w:r>
      <w:r w:rsidR="003A3470">
        <w:t xml:space="preserve"> air quality permitting and compliance; greenhouse gas </w:t>
      </w:r>
      <w:r w:rsidR="00C502E4">
        <w:t xml:space="preserve">(GHG) </w:t>
      </w:r>
      <w:r w:rsidR="003A3470">
        <w:t>emissions compliance; general regulatory compliance; and various permitting for solid waste an</w:t>
      </w:r>
      <w:r w:rsidR="00E345F8">
        <w:t>d industrial facility projects.</w:t>
      </w:r>
    </w:p>
    <w:p w14:paraId="4A5FE808" w14:textId="45363959" w:rsidR="00B75559" w:rsidRDefault="00C502E4" w:rsidP="00B75559">
      <w:r>
        <w:t>Ms. Morse</w:t>
      </w:r>
      <w:r w:rsidR="00DC01C5">
        <w:t xml:space="preserve"> records</w:t>
      </w:r>
      <w:r w:rsidR="00B75559">
        <w:t xml:space="preserve"> data during </w:t>
      </w:r>
      <w:del w:id="1" w:author="Rabano, Rebecca" w:date="2024-03-22T10:59:00Z" w16du:dateUtc="2024-03-22T17:59:00Z">
        <w:r w:rsidR="00B75559" w:rsidDel="00F11F64">
          <w:delText>field work</w:delText>
        </w:r>
      </w:del>
      <w:ins w:id="2" w:author="Rabano, Rebecca" w:date="2024-03-22T10:59:00Z" w16du:dateUtc="2024-03-22T17:59:00Z">
        <w:r w:rsidR="00F11F64">
          <w:t>fieldwork</w:t>
        </w:r>
      </w:ins>
      <w:r w:rsidR="00B75559">
        <w:t xml:space="preserve">, </w:t>
      </w:r>
      <w:r w:rsidR="00DC01C5">
        <w:t>including</w:t>
      </w:r>
      <w:r w:rsidR="00B75559">
        <w:t xml:space="preserve"> soil characteristics, groundwater or surface water data, meteorological conditions, compliance information, </w:t>
      </w:r>
      <w:r>
        <w:t xml:space="preserve">and </w:t>
      </w:r>
      <w:r w:rsidR="00B75559">
        <w:t>was</w:t>
      </w:r>
      <w:r w:rsidR="00DC01C5">
        <w:t>te characterization data</w:t>
      </w:r>
      <w:r>
        <w:t>.</w:t>
      </w:r>
      <w:r w:rsidR="00B75559">
        <w:t xml:space="preserve"> </w:t>
      </w:r>
      <w:r>
        <w:t xml:space="preserve">She </w:t>
      </w:r>
      <w:r w:rsidR="00FF394F">
        <w:t xml:space="preserve">provides </w:t>
      </w:r>
      <w:r w:rsidR="00B75559">
        <w:t xml:space="preserve">summaries of visual observations through photographic and written field logs </w:t>
      </w:r>
      <w:del w:id="3" w:author="Rabano, Rebecca" w:date="2024-03-22T10:59:00Z" w16du:dateUtc="2024-03-22T17:59:00Z">
        <w:r w:rsidR="00B75559" w:rsidDel="00F11F64">
          <w:delText>in accordance with</w:delText>
        </w:r>
      </w:del>
      <w:ins w:id="4" w:author="Rabano, Rebecca" w:date="2024-03-22T10:59:00Z" w16du:dateUtc="2024-03-22T17:59:00Z">
        <w:r w:rsidR="00F11F64">
          <w:t>per</w:t>
        </w:r>
      </w:ins>
      <w:r w:rsidR="00B75559">
        <w:t xml:space="preserve"> standard operating procedures.</w:t>
      </w:r>
      <w:r w:rsidR="00DC01C5">
        <w:t xml:space="preserve"> </w:t>
      </w:r>
      <w:r>
        <w:t>She</w:t>
      </w:r>
      <w:r w:rsidR="00FF394F">
        <w:t xml:space="preserve"> </w:t>
      </w:r>
      <w:r w:rsidR="00DC01C5">
        <w:t>c</w:t>
      </w:r>
      <w:r w:rsidR="00B75559">
        <w:t>ollect</w:t>
      </w:r>
      <w:r w:rsidR="00DC01C5">
        <w:t>s</w:t>
      </w:r>
      <w:r w:rsidR="00B75559">
        <w:t xml:space="preserve"> samples from hazardous and non-hazardous sites, including soil, air, surface water, groundwat</w:t>
      </w:r>
      <w:r w:rsidR="00DC01C5">
        <w:t>er, waste, and landfill gas.</w:t>
      </w:r>
    </w:p>
    <w:p w14:paraId="4EEEE896" w14:textId="3FE3310E" w:rsidR="00B75559" w:rsidRDefault="00C94B04" w:rsidP="003E0FDF">
      <w:r>
        <w:t>Ms. Morse</w:t>
      </w:r>
      <w:r w:rsidR="00DC01C5">
        <w:t xml:space="preserve"> supports </w:t>
      </w:r>
      <w:del w:id="5" w:author="Rabano, Rebecca" w:date="2024-03-22T10:59:00Z" w16du:dateUtc="2024-03-22T17:59:00Z">
        <w:r w:rsidR="00DC01C5" w:rsidDel="00F11F64">
          <w:delText>Tasks Managers</w:delText>
        </w:r>
      </w:del>
      <w:ins w:id="6" w:author="Rabano, Rebecca" w:date="2024-03-22T10:59:00Z" w16du:dateUtc="2024-03-22T17:59:00Z">
        <w:r w:rsidR="00F11F64">
          <w:t>task managers</w:t>
        </w:r>
      </w:ins>
      <w:r w:rsidR="00DC01C5">
        <w:t xml:space="preserve"> </w:t>
      </w:r>
      <w:r w:rsidR="00B75559">
        <w:t xml:space="preserve">in overseeing drilling activities involving probe and well installation, borehole logging, </w:t>
      </w:r>
      <w:r w:rsidR="00C502E4">
        <w:t xml:space="preserve">and </w:t>
      </w:r>
      <w:r w:rsidR="00B75559">
        <w:t>well development, constru</w:t>
      </w:r>
      <w:r w:rsidR="00DC01C5">
        <w:t>ction, monitoring, and sampling</w:t>
      </w:r>
      <w:r w:rsidR="00C502E4">
        <w:t xml:space="preserve">. She </w:t>
      </w:r>
      <w:r w:rsidR="00DC01C5">
        <w:t>c</w:t>
      </w:r>
      <w:r w:rsidR="00B75559">
        <w:t>omplete</w:t>
      </w:r>
      <w:r w:rsidR="00DC01C5">
        <w:t>s</w:t>
      </w:r>
      <w:r w:rsidR="00B75559">
        <w:t xml:space="preserve"> quality control reviews on work products (reports, design plans, calculations, </w:t>
      </w:r>
      <w:r w:rsidR="00DC01C5">
        <w:t xml:space="preserve">data, etc.) </w:t>
      </w:r>
      <w:del w:id="7" w:author="Rabano, Rebecca" w:date="2024-03-22T10:59:00Z" w16du:dateUtc="2024-03-22T17:59:00Z">
        <w:r w:rsidR="00DC01C5" w:rsidDel="00F11F64">
          <w:delText>prior to</w:delText>
        </w:r>
      </w:del>
      <w:ins w:id="8" w:author="Rabano, Rebecca" w:date="2024-03-22T10:59:00Z" w16du:dateUtc="2024-03-22T17:59:00Z">
        <w:r w:rsidR="00F11F64">
          <w:t>before</w:t>
        </w:r>
      </w:ins>
      <w:r w:rsidR="00DC01C5">
        <w:t xml:space="preserve"> </w:t>
      </w:r>
      <w:r w:rsidR="00C502E4">
        <w:t xml:space="preserve">their </w:t>
      </w:r>
      <w:r w:rsidR="00DC01C5">
        <w:t>submission</w:t>
      </w:r>
      <w:r w:rsidR="00C502E4">
        <w:t>,</w:t>
      </w:r>
      <w:r w:rsidR="00DC01C5">
        <w:t xml:space="preserve"> and coordinates</w:t>
      </w:r>
      <w:r w:rsidR="00B75559">
        <w:t xml:space="preserve"> with contractors, subcontractors, and clients as directed.</w:t>
      </w:r>
      <w:r w:rsidR="00FF394F">
        <w:t xml:space="preserve"> She is fluent in</w:t>
      </w:r>
      <w:r w:rsidR="00DC01C5">
        <w:t xml:space="preserve"> English, German, and Spanish.</w:t>
      </w:r>
    </w:p>
    <w:p w14:paraId="3E5DA459" w14:textId="504A1873" w:rsidR="00FF394F" w:rsidRPr="00FF394F" w:rsidRDefault="00C502E4" w:rsidP="00FF394F">
      <w:pPr>
        <w:rPr>
          <w:rFonts w:cs="Calibri"/>
          <w:szCs w:val="22"/>
        </w:rPr>
      </w:pPr>
      <w:r>
        <w:rPr>
          <w:rFonts w:cs="Calibri"/>
          <w:szCs w:val="22"/>
        </w:rPr>
        <w:t>Her</w:t>
      </w:r>
      <w:r w:rsidR="00FF394F" w:rsidRPr="00FF394F">
        <w:rPr>
          <w:rFonts w:cs="Calibri"/>
          <w:szCs w:val="22"/>
        </w:rPr>
        <w:t xml:space="preserve"> notable project experience is summarized below.</w:t>
      </w:r>
    </w:p>
    <w:p w14:paraId="610F40D2" w14:textId="5A209EBB" w:rsidR="00AB2843" w:rsidRPr="00880A5C" w:rsidRDefault="00895ABB" w:rsidP="002336FC">
      <w:pPr>
        <w:pStyle w:val="ResumeHeading3"/>
      </w:pPr>
      <w:r>
        <w:t>LCFS Fuel Pathway and Verification Services Project Experience</w:t>
      </w:r>
    </w:p>
    <w:p w14:paraId="10526D02" w14:textId="57776E57" w:rsidR="00F11F64" w:rsidRDefault="00F11F64" w:rsidP="00F11F64">
      <w:pPr>
        <w:spacing w:before="120" w:after="120"/>
        <w:rPr>
          <w:ins w:id="9" w:author="Rabano, Rebecca" w:date="2024-03-22T10:57:00Z" w16du:dateUtc="2024-03-22T17:57:00Z"/>
          <w:rStyle w:val="Emphasis"/>
          <w:rFonts w:ascii="Franklin Gothic Book" w:hAnsi="Franklin Gothic Book"/>
        </w:rPr>
      </w:pPr>
      <w:ins w:id="10" w:author="Rabano, Rebecca" w:date="2024-03-22T10:57:00Z" w16du:dateUtc="2024-03-22T17:57:00Z">
        <w:r>
          <w:rPr>
            <w:rStyle w:val="Emphasis"/>
          </w:rPr>
          <w:t xml:space="preserve">County of Santa Cruz, Landfill Gas Collection System Monitoring, Maintenance and Regulatory Compliance Engineering and Consulting Services, Santa Cruz, CA. </w:t>
        </w:r>
        <w:r w:rsidRPr="00F11F64">
          <w:rPr>
            <w:rStyle w:val="Emphasis"/>
            <w:rFonts w:ascii="Franklin Gothic Book" w:hAnsi="Franklin Gothic Book"/>
            <w:rPrChange w:id="11" w:author="Rabano, Rebecca" w:date="2024-03-22T10:57:00Z" w16du:dateUtc="2024-03-22T17:57:00Z">
              <w:rPr>
                <w:rStyle w:val="Emphasis"/>
                <w:rFonts w:ascii="Franklin Gothic Book" w:hAnsi="Franklin Gothic Book"/>
                <w:highlight w:val="yellow"/>
              </w:rPr>
            </w:rPrChange>
          </w:rPr>
          <w:t>As</w:t>
        </w:r>
      </w:ins>
      <w:ins w:id="12" w:author="Rabano, Rebecca" w:date="2024-03-22T10:58:00Z" w16du:dateUtc="2024-03-22T17:58:00Z">
        <w:r>
          <w:rPr>
            <w:rStyle w:val="Emphasis"/>
            <w:rFonts w:ascii="Franklin Gothic Book" w:hAnsi="Franklin Gothic Book"/>
          </w:rPr>
          <w:t xml:space="preserve"> an </w:t>
        </w:r>
      </w:ins>
      <w:ins w:id="13" w:author="Rabano, Rebecca" w:date="2024-03-22T10:57:00Z" w16du:dateUtc="2024-03-22T17:57:00Z">
        <w:r w:rsidRPr="00F11F64">
          <w:rPr>
            <w:rStyle w:val="Emphasis"/>
            <w:rFonts w:ascii="Franklin Gothic Book" w:hAnsi="Franklin Gothic Book"/>
          </w:rPr>
          <w:t xml:space="preserve">Air Quality </w:t>
        </w:r>
        <w:r>
          <w:rPr>
            <w:rStyle w:val="Emphasis"/>
            <w:rFonts w:ascii="Franklin Gothic Book" w:hAnsi="Franklin Gothic Book"/>
          </w:rPr>
          <w:t>a</w:t>
        </w:r>
        <w:r w:rsidRPr="00F11F64">
          <w:rPr>
            <w:rStyle w:val="Emphasis"/>
            <w:rFonts w:ascii="Franklin Gothic Book" w:hAnsi="Franklin Gothic Book"/>
          </w:rPr>
          <w:t>nd Greenhouse Gas Specialist</w:t>
        </w:r>
        <w:r w:rsidRPr="00F11F64">
          <w:rPr>
            <w:rStyle w:val="Emphasis"/>
            <w:rFonts w:ascii="Franklin Gothic Book" w:hAnsi="Franklin Gothic Book"/>
            <w:rPrChange w:id="14" w:author="Rabano, Rebecca" w:date="2024-03-22T10:57:00Z" w16du:dateUtc="2024-03-22T17:57:00Z">
              <w:rPr>
                <w:rStyle w:val="Emphasis"/>
                <w:rFonts w:ascii="Franklin Gothic Book" w:hAnsi="Franklin Gothic Book"/>
                <w:highlight w:val="yellow"/>
              </w:rPr>
            </w:rPrChange>
          </w:rPr>
          <w:t>, Hannah was responsible for</w:t>
        </w:r>
        <w:r w:rsidRPr="00F11F64">
          <w:rPr>
            <w:rStyle w:val="Emphasis"/>
            <w:rFonts w:ascii="Franklin Gothic Book" w:hAnsi="Franklin Gothic Book"/>
          </w:rPr>
          <w:t xml:space="preserve"> reviewing flare operational data, monitoring compliance with permit conditions, and completing semi-annual and annual Title V reports. </w:t>
        </w:r>
      </w:ins>
      <w:ins w:id="15" w:author="Rabano, Rebecca" w:date="2024-03-22T11:00:00Z" w16du:dateUtc="2024-03-22T18:00:00Z">
        <w:r>
          <w:rPr>
            <w:rStyle w:val="Emphasis"/>
            <w:rFonts w:ascii="Franklin Gothic Book" w:hAnsi="Franklin Gothic Book"/>
          </w:rPr>
          <w:t>She</w:t>
        </w:r>
      </w:ins>
      <w:ins w:id="16" w:author="Rabano, Rebecca" w:date="2024-03-22T10:57:00Z" w16du:dateUtc="2024-03-22T17:57:00Z">
        <w:r>
          <w:rPr>
            <w:rStyle w:val="Emphasis"/>
            <w:rFonts w:ascii="Franklin Gothic Book" w:hAnsi="Franklin Gothic Book"/>
          </w:rPr>
          <w:t xml:space="preserve"> compiles data tables logging runtime, flow, methane</w:t>
        </w:r>
      </w:ins>
      <w:ins w:id="17" w:author="Rabano, Rebecca" w:date="2024-03-22T10:58:00Z" w16du:dateUtc="2024-03-22T17:58:00Z">
        <w:r>
          <w:rPr>
            <w:rStyle w:val="Emphasis"/>
            <w:rFonts w:ascii="Franklin Gothic Book" w:hAnsi="Franklin Gothic Book"/>
          </w:rPr>
          <w:t>,</w:t>
        </w:r>
      </w:ins>
      <w:ins w:id="18" w:author="Rabano, Rebecca" w:date="2024-03-22T10:57:00Z" w16du:dateUtc="2024-03-22T17:57:00Z">
        <w:r>
          <w:rPr>
            <w:rStyle w:val="Emphasis"/>
            <w:rFonts w:ascii="Franklin Gothic Book" w:hAnsi="Franklin Gothic Book"/>
          </w:rPr>
          <w:t xml:space="preserve"> and more </w:t>
        </w:r>
      </w:ins>
      <w:ins w:id="19" w:author="Rabano, Rebecca" w:date="2024-03-22T10:58:00Z" w16du:dateUtc="2024-03-22T17:58:00Z">
        <w:r>
          <w:rPr>
            <w:rStyle w:val="Emphasis"/>
            <w:rFonts w:ascii="Franklin Gothic Book" w:hAnsi="Franklin Gothic Book"/>
          </w:rPr>
          <w:t>monthly</w:t>
        </w:r>
      </w:ins>
      <w:ins w:id="20" w:author="Rabano, Rebecca" w:date="2024-03-22T10:57:00Z" w16du:dateUtc="2024-03-22T17:57:00Z">
        <w:r>
          <w:rPr>
            <w:rStyle w:val="Emphasis"/>
            <w:rFonts w:ascii="Franklin Gothic Book" w:hAnsi="Franklin Gothic Book"/>
          </w:rPr>
          <w:t xml:space="preserve"> for both flares at Buena Vista. The data analysis conducted by Hannah is utilized in </w:t>
        </w:r>
      </w:ins>
      <w:ins w:id="21" w:author="Rabano, Rebecca" w:date="2024-03-22T11:00:00Z" w16du:dateUtc="2024-03-22T18:00:00Z">
        <w:r>
          <w:rPr>
            <w:rStyle w:val="Emphasis"/>
            <w:rFonts w:ascii="Franklin Gothic Book" w:hAnsi="Franklin Gothic Book"/>
          </w:rPr>
          <w:t xml:space="preserve">the </w:t>
        </w:r>
      </w:ins>
      <w:ins w:id="22" w:author="Rabano, Rebecca" w:date="2024-03-22T10:57:00Z" w16du:dateUtc="2024-03-22T17:57:00Z">
        <w:r>
          <w:rPr>
            <w:rStyle w:val="Emphasis"/>
            <w:rFonts w:ascii="Franklin Gothic Book" w:hAnsi="Franklin Gothic Book"/>
          </w:rPr>
          <w:t xml:space="preserve">annual Landfill Methane Rule (LMR) and Greenhouse Gas reporting. </w:t>
        </w:r>
      </w:ins>
    </w:p>
    <w:p w14:paraId="452C8FE9" w14:textId="5F021FFA" w:rsidR="00F11F64" w:rsidRPr="00D81157" w:rsidRDefault="00F11F64" w:rsidP="00F11F64">
      <w:pPr>
        <w:spacing w:before="120" w:after="120"/>
        <w:rPr>
          <w:ins w:id="23" w:author="Rabano, Rebecca" w:date="2024-03-22T10:57:00Z" w16du:dateUtc="2024-03-22T17:57:00Z"/>
          <w:rStyle w:val="Emphasis"/>
          <w:rFonts w:ascii="Franklin Gothic Book" w:hAnsi="Franklin Gothic Book"/>
        </w:rPr>
      </w:pPr>
      <w:ins w:id="24" w:author="Rabano, Rebecca" w:date="2024-03-22T10:57:00Z" w16du:dateUtc="2024-03-22T17:57:00Z">
        <w:r>
          <w:rPr>
            <w:rStyle w:val="Emphasis"/>
          </w:rPr>
          <w:t xml:space="preserve">Forward Landfill, Landfill Gas Collection System Monitoring, Maintenance and Regulatory Compliance Engineering and Consulting Services, Manteca, CA. </w:t>
        </w:r>
      </w:ins>
      <w:ins w:id="25" w:author="Rabano, Rebecca" w:date="2024-03-22T10:58:00Z" w16du:dateUtc="2024-03-22T17:58:00Z">
        <w:r w:rsidRPr="00884624">
          <w:rPr>
            <w:rStyle w:val="Emphasis"/>
            <w:rFonts w:ascii="Franklin Gothic Book" w:hAnsi="Franklin Gothic Book"/>
          </w:rPr>
          <w:t>As</w:t>
        </w:r>
        <w:r>
          <w:rPr>
            <w:rStyle w:val="Emphasis"/>
            <w:rFonts w:ascii="Franklin Gothic Book" w:hAnsi="Franklin Gothic Book"/>
          </w:rPr>
          <w:t xml:space="preserve"> an </w:t>
        </w:r>
        <w:r w:rsidRPr="00F11F64">
          <w:rPr>
            <w:rStyle w:val="Emphasis"/>
            <w:rFonts w:ascii="Franklin Gothic Book" w:hAnsi="Franklin Gothic Book"/>
          </w:rPr>
          <w:t xml:space="preserve">Air Quality </w:t>
        </w:r>
        <w:r>
          <w:rPr>
            <w:rStyle w:val="Emphasis"/>
            <w:rFonts w:ascii="Franklin Gothic Book" w:hAnsi="Franklin Gothic Book"/>
          </w:rPr>
          <w:t>a</w:t>
        </w:r>
        <w:r w:rsidRPr="00F11F64">
          <w:rPr>
            <w:rStyle w:val="Emphasis"/>
            <w:rFonts w:ascii="Franklin Gothic Book" w:hAnsi="Franklin Gothic Book"/>
          </w:rPr>
          <w:t>nd Greenhouse Gas Specialist</w:t>
        </w:r>
        <w:r w:rsidRPr="00884624">
          <w:rPr>
            <w:rStyle w:val="Emphasis"/>
            <w:rFonts w:ascii="Franklin Gothic Book" w:hAnsi="Franklin Gothic Book"/>
          </w:rPr>
          <w:t xml:space="preserve">, </w:t>
        </w:r>
      </w:ins>
      <w:ins w:id="26" w:author="Rabano, Rebecca" w:date="2024-03-22T10:57:00Z" w16du:dateUtc="2024-03-22T17:57:00Z">
        <w:r w:rsidRPr="00F11F64">
          <w:rPr>
            <w:rStyle w:val="Emphasis"/>
            <w:rFonts w:ascii="Franklin Gothic Book" w:hAnsi="Franklin Gothic Book"/>
            <w:rPrChange w:id="27" w:author="Rabano, Rebecca" w:date="2024-03-22T10:57:00Z" w16du:dateUtc="2024-03-22T17:57:00Z">
              <w:rPr>
                <w:rStyle w:val="Emphasis"/>
                <w:rFonts w:ascii="Franklin Gothic Book" w:hAnsi="Franklin Gothic Book"/>
                <w:highlight w:val="yellow"/>
              </w:rPr>
            </w:rPrChange>
          </w:rPr>
          <w:t xml:space="preserve">Hannah </w:t>
        </w:r>
        <w:r w:rsidRPr="00F11F64">
          <w:rPr>
            <w:rStyle w:val="Emphasis"/>
            <w:rFonts w:ascii="Franklin Gothic Book" w:hAnsi="Franklin Gothic Book"/>
          </w:rPr>
          <w:t xml:space="preserve">completes all required reporting including annual and semi-annual Title V Reports, LMR </w:t>
        </w:r>
      </w:ins>
      <w:ins w:id="28" w:author="Rabano, Rebecca" w:date="2024-03-22T10:58:00Z" w16du:dateUtc="2024-03-22T17:58:00Z">
        <w:r>
          <w:rPr>
            <w:rStyle w:val="Emphasis"/>
            <w:rFonts w:ascii="Franklin Gothic Book" w:hAnsi="Franklin Gothic Book"/>
          </w:rPr>
          <w:t>reports</w:t>
        </w:r>
      </w:ins>
      <w:ins w:id="29" w:author="Rabano, Rebecca" w:date="2024-03-22T10:57:00Z" w16du:dateUtc="2024-03-22T17:57:00Z">
        <w:r w:rsidRPr="00F11F64">
          <w:rPr>
            <w:rStyle w:val="Emphasis"/>
            <w:rFonts w:ascii="Franklin Gothic Book" w:hAnsi="Franklin Gothic Book"/>
          </w:rPr>
          <w:t>, and GHG reports. Hannah provides non-routine su</w:t>
        </w:r>
        <w:r>
          <w:rPr>
            <w:rStyle w:val="Emphasis"/>
            <w:rFonts w:ascii="Franklin Gothic Book" w:hAnsi="Franklin Gothic Book"/>
          </w:rPr>
          <w:t>pport it items such as permitting, violation responses, district data requests</w:t>
        </w:r>
      </w:ins>
      <w:ins w:id="30" w:author="Rabano, Rebecca" w:date="2024-03-22T10:58:00Z" w16du:dateUtc="2024-03-22T17:58:00Z">
        <w:r>
          <w:rPr>
            <w:rStyle w:val="Emphasis"/>
            <w:rFonts w:ascii="Franklin Gothic Book" w:hAnsi="Franklin Gothic Book"/>
          </w:rPr>
          <w:t>,</w:t>
        </w:r>
      </w:ins>
      <w:ins w:id="31" w:author="Rabano, Rebecca" w:date="2024-03-22T10:57:00Z" w16du:dateUtc="2024-03-22T17:57:00Z">
        <w:r>
          <w:rPr>
            <w:rStyle w:val="Emphasis"/>
            <w:rFonts w:ascii="Franklin Gothic Book" w:hAnsi="Franklin Gothic Book"/>
          </w:rPr>
          <w:t xml:space="preserve"> and more. Hannah monitors the</w:t>
        </w:r>
      </w:ins>
      <w:ins w:id="32" w:author="Rabano, Rebecca" w:date="2024-03-22T10:59:00Z" w16du:dateUtc="2024-03-22T17:59:00Z">
        <w:r>
          <w:rPr>
            <w:rStyle w:val="Emphasis"/>
            <w:rFonts w:ascii="Franklin Gothic Book" w:hAnsi="Franklin Gothic Book"/>
          </w:rPr>
          <w:t xml:space="preserve"> </w:t>
        </w:r>
      </w:ins>
      <w:ins w:id="33" w:author="Rabano, Rebecca" w:date="2024-03-22T10:58:00Z" w16du:dateUtc="2024-03-22T17:58:00Z">
        <w:r>
          <w:rPr>
            <w:rStyle w:val="Emphasis"/>
            <w:rFonts w:ascii="Franklin Gothic Book" w:hAnsi="Franklin Gothic Book"/>
          </w:rPr>
          <w:t>GCC</w:t>
        </w:r>
      </w:ins>
      <w:ins w:id="34" w:author="Rabano, Rebecca" w:date="2024-03-22T10:59:00Z" w16du:dateUtc="2024-03-22T17:59:00Z">
        <w:r>
          <w:rPr>
            <w:rStyle w:val="Emphasis"/>
            <w:rFonts w:ascii="Franklin Gothic Book" w:hAnsi="Franklin Gothic Book"/>
          </w:rPr>
          <w:t>S</w:t>
        </w:r>
      </w:ins>
      <w:ins w:id="35" w:author="Rabano, Rebecca" w:date="2024-03-22T10:57:00Z" w16du:dateUtc="2024-03-22T17:57:00Z">
        <w:r>
          <w:rPr>
            <w:rStyle w:val="Emphasis"/>
            <w:rFonts w:ascii="Franklin Gothic Book" w:hAnsi="Franklin Gothic Book"/>
          </w:rPr>
          <w:t xml:space="preserve"> to create startup, shutdown, and malfunction logs, and document compliance with permit conditions.</w:t>
        </w:r>
      </w:ins>
    </w:p>
    <w:p w14:paraId="73CB812A" w14:textId="102CC491" w:rsidR="00AB2843" w:rsidRPr="00880A5C" w:rsidRDefault="00AB2843" w:rsidP="00AB2843">
      <w:r w:rsidRPr="00C94B04">
        <w:rPr>
          <w:rStyle w:val="Emphasis"/>
        </w:rPr>
        <w:t>Phillips 66, Verification of GHG Emissions Data Report, Wilmington, CA</w:t>
      </w:r>
      <w:r w:rsidR="00C94B04">
        <w:rPr>
          <w:rStyle w:val="Emphasis"/>
        </w:rPr>
        <w:t>.</w:t>
      </w:r>
      <w:r w:rsidRPr="00880A5C">
        <w:rPr>
          <w:rStyle w:val="Emphasis"/>
        </w:rPr>
        <w:t xml:space="preserve"> </w:t>
      </w:r>
      <w:r w:rsidRPr="00880A5C">
        <w:t>In the role of Verifier</w:t>
      </w:r>
      <w:r w:rsidR="001E0079">
        <w:t>-</w:t>
      </w:r>
      <w:r w:rsidRPr="00880A5C">
        <w:t>in</w:t>
      </w:r>
      <w:r w:rsidR="001E0079">
        <w:t>-</w:t>
      </w:r>
      <w:r w:rsidRPr="00880A5C">
        <w:t>Training, Hannah verified client data by examining shipment receipts, inventory, meter calibrations, and feed analysis to confirm</w:t>
      </w:r>
      <w:r w:rsidR="001E0079">
        <w:t xml:space="preserve"> that</w:t>
      </w:r>
      <w:r w:rsidRPr="00880A5C">
        <w:t xml:space="preserve"> the pathway calculator was accurately completed. She noted discrepancies between her findings and the client’s submitted pathway</w:t>
      </w:r>
      <w:del w:id="36" w:author="Rabano, Rebecca" w:date="2024-03-22T11:00:00Z" w16du:dateUtc="2024-03-22T18:00:00Z">
        <w:r w:rsidRPr="00880A5C" w:rsidDel="00F11F64">
          <w:delText>,</w:delText>
        </w:r>
      </w:del>
      <w:r w:rsidR="001200AB">
        <w:t xml:space="preserve"> and</w:t>
      </w:r>
      <w:r w:rsidRPr="00880A5C">
        <w:t xml:space="preserve"> calculated the percent </w:t>
      </w:r>
      <w:r w:rsidRPr="00880A5C">
        <w:lastRenderedPageBreak/>
        <w:t xml:space="preserve">variation in the data to substantiate </w:t>
      </w:r>
      <w:r w:rsidR="001200AB">
        <w:t xml:space="preserve">that </w:t>
      </w:r>
      <w:r w:rsidRPr="00880A5C">
        <w:t xml:space="preserve">the difference was negligible. </w:t>
      </w:r>
      <w:r w:rsidR="00880A5C" w:rsidRPr="00880A5C">
        <w:t xml:space="preserve">For this project, </w:t>
      </w:r>
      <w:r w:rsidR="001200AB">
        <w:t>she</w:t>
      </w:r>
      <w:r w:rsidR="001200AB" w:rsidRPr="00880A5C">
        <w:t xml:space="preserve"> </w:t>
      </w:r>
      <w:r w:rsidR="00880A5C" w:rsidRPr="00880A5C">
        <w:t>s</w:t>
      </w:r>
      <w:r w:rsidRPr="00880A5C">
        <w:t>ubmitted her conclusions to her supervisor for inclusion in the validation report.</w:t>
      </w:r>
    </w:p>
    <w:p w14:paraId="0D40D2BC" w14:textId="0E5A549D" w:rsidR="00AB2843" w:rsidRDefault="00AB2843" w:rsidP="00AB2843">
      <w:pPr>
        <w:rPr>
          <w:highlight w:val="yellow"/>
        </w:rPr>
      </w:pPr>
      <w:r w:rsidRPr="00C94B04">
        <w:rPr>
          <w:rStyle w:val="Emphasis"/>
        </w:rPr>
        <w:t>ACT</w:t>
      </w:r>
      <w:r w:rsidR="00880A5C" w:rsidRPr="00C94B04">
        <w:rPr>
          <w:rStyle w:val="Emphasis"/>
        </w:rPr>
        <w:t xml:space="preserve"> Commodities, </w:t>
      </w:r>
      <w:r w:rsidR="001200AB">
        <w:rPr>
          <w:rStyle w:val="Emphasis"/>
        </w:rPr>
        <w:t>Low-Carbon Fuel Standards (</w:t>
      </w:r>
      <w:r w:rsidR="00880A5C" w:rsidRPr="00C94B04">
        <w:rPr>
          <w:rStyle w:val="Emphasis"/>
        </w:rPr>
        <w:t>LCFS</w:t>
      </w:r>
      <w:r w:rsidR="001200AB">
        <w:rPr>
          <w:rStyle w:val="Emphasis"/>
        </w:rPr>
        <w:t>)</w:t>
      </w:r>
      <w:r w:rsidR="00880A5C" w:rsidRPr="00C94B04">
        <w:rPr>
          <w:rStyle w:val="Emphasis"/>
        </w:rPr>
        <w:t xml:space="preserve"> Pathway Validation, New York, NY</w:t>
      </w:r>
      <w:r w:rsidR="00C94B04">
        <w:rPr>
          <w:rStyle w:val="Emphasis"/>
        </w:rPr>
        <w:t>.</w:t>
      </w:r>
      <w:r w:rsidR="00880A5C">
        <w:t xml:space="preserve"> As Verifier</w:t>
      </w:r>
      <w:r w:rsidR="001200AB">
        <w:t>-</w:t>
      </w:r>
      <w:r w:rsidR="00880A5C">
        <w:t>in</w:t>
      </w:r>
      <w:r w:rsidR="001200AB">
        <w:t>-</w:t>
      </w:r>
      <w:r w:rsidR="00880A5C">
        <w:t>Training</w:t>
      </w:r>
      <w:r w:rsidR="001200AB">
        <w:t>, Ms. Morse</w:t>
      </w:r>
      <w:r>
        <w:t xml:space="preserve"> assisted in compiling relevant i</w:t>
      </w:r>
      <w:r w:rsidR="00880A5C">
        <w:t xml:space="preserve">nformation into a </w:t>
      </w:r>
      <w:r w:rsidR="001200AB">
        <w:t>sampling plan</w:t>
      </w:r>
      <w:r w:rsidR="00880A5C">
        <w:t>. She v</w:t>
      </w:r>
      <w:r>
        <w:t>erified client data in</w:t>
      </w:r>
      <w:r w:rsidR="001200AB">
        <w:t xml:space="preserve"> the</w:t>
      </w:r>
      <w:r>
        <w:t xml:space="preserve"> Pathway Validation Calculator by examining electricity bills, meter calibrations, </w:t>
      </w:r>
      <w:r w:rsidR="001200AB">
        <w:t>Liquefied Natural Gas (</w:t>
      </w:r>
      <w:r>
        <w:t>LNG</w:t>
      </w:r>
      <w:r w:rsidR="001200AB">
        <w:t>)</w:t>
      </w:r>
      <w:r>
        <w:t xml:space="preserve"> production, and injection receipts. </w:t>
      </w:r>
      <w:r w:rsidR="001200AB">
        <w:t xml:space="preserve">She </w:t>
      </w:r>
      <w:r w:rsidR="00880A5C">
        <w:t>note</w:t>
      </w:r>
      <w:r w:rsidR="001200AB">
        <w:t>d</w:t>
      </w:r>
      <w:r>
        <w:t xml:space="preserve"> discrepancies between her findings and the client</w:t>
      </w:r>
      <w:r w:rsidR="00880A5C">
        <w:t>’</w:t>
      </w:r>
      <w:r>
        <w:t>s submitted pathway</w:t>
      </w:r>
      <w:del w:id="37" w:author="Rabano, Rebecca" w:date="2024-03-22T11:01:00Z" w16du:dateUtc="2024-03-22T18:01:00Z">
        <w:r w:rsidDel="00F11F64">
          <w:delText>,</w:delText>
        </w:r>
      </w:del>
      <w:r w:rsidR="001200AB">
        <w:t xml:space="preserve"> and</w:t>
      </w:r>
      <w:r>
        <w:t xml:space="preserve"> communicated with </w:t>
      </w:r>
      <w:r w:rsidR="00880A5C">
        <w:t xml:space="preserve">the </w:t>
      </w:r>
      <w:r>
        <w:t xml:space="preserve">client to understand and resolve divergences between calculator inputs and reported data. After confirming </w:t>
      </w:r>
      <w:r w:rsidR="001200AB">
        <w:t xml:space="preserve">that </w:t>
      </w:r>
      <w:r>
        <w:t xml:space="preserve">the pathway calculator included all appropriate data and information, </w:t>
      </w:r>
      <w:r w:rsidR="001200AB">
        <w:t xml:space="preserve">she provided </w:t>
      </w:r>
      <w:r>
        <w:t xml:space="preserve">support in the completion and </w:t>
      </w:r>
      <w:del w:id="38" w:author="Rabano, Rebecca" w:date="2024-03-22T11:01:00Z" w16du:dateUtc="2024-03-22T18:01:00Z">
        <w:r w:rsidDel="00F11F64">
          <w:delText xml:space="preserve">submittal </w:delText>
        </w:r>
      </w:del>
      <w:ins w:id="39" w:author="Rabano, Rebecca" w:date="2024-03-22T11:01:00Z" w16du:dateUtc="2024-03-22T18:01:00Z">
        <w:r w:rsidR="00F11F64">
          <w:t>submission</w:t>
        </w:r>
        <w:r w:rsidR="00F11F64">
          <w:t xml:space="preserve"> </w:t>
        </w:r>
      </w:ins>
      <w:r>
        <w:t>of the validation report</w:t>
      </w:r>
      <w:r w:rsidR="001200AB">
        <w:t>,</w:t>
      </w:r>
      <w:r>
        <w:t xml:space="preserve"> which included data analysis, validation findings, and conformance evaluation.</w:t>
      </w:r>
    </w:p>
    <w:sectPr w:rsidR="00AB2843" w:rsidSect="008F1415">
      <w:headerReference w:type="default" r:id="rId10"/>
      <w:footerReference w:type="default" r:id="rId11"/>
      <w:type w:val="continuous"/>
      <w:pgSz w:w="12240" w:h="15840" w:code="1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82BE8A" w14:textId="77777777" w:rsidR="00901526" w:rsidRDefault="00901526" w:rsidP="00233433">
      <w:r>
        <w:separator/>
      </w:r>
    </w:p>
    <w:p w14:paraId="35D4A3A1" w14:textId="77777777" w:rsidR="00901526" w:rsidRDefault="00901526" w:rsidP="00233433"/>
  </w:endnote>
  <w:endnote w:type="continuationSeparator" w:id="0">
    <w:p w14:paraId="4F8530FE" w14:textId="77777777" w:rsidR="00901526" w:rsidRDefault="00901526" w:rsidP="00233433">
      <w:r>
        <w:continuationSeparator/>
      </w:r>
    </w:p>
    <w:p w14:paraId="43B55D56" w14:textId="77777777" w:rsidR="00901526" w:rsidRDefault="00901526" w:rsidP="0023343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 Bold">
    <w:panose1 w:val="02020803070505020304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Univers">
    <w:charset w:val="00"/>
    <w:family w:val="swiss"/>
    <w:pitch w:val="variable"/>
    <w:sig w:usb0="8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C8B83F" w14:textId="77777777" w:rsidR="00E96AF8" w:rsidRDefault="00E96AF8" w:rsidP="0032423D">
    <w:pPr>
      <w:pStyle w:val="Footer"/>
      <w:pBdr>
        <w:top w:val="single" w:sz="4" w:space="1" w:color="auto"/>
      </w:pBdr>
      <w:rPr>
        <w:color w:val="6C001E" w:themeColor="accent2" w:themeShade="BF"/>
      </w:rPr>
    </w:pPr>
    <w:r w:rsidRPr="007C2B7B">
      <w:t xml:space="preserve">SCS Resume – </w:t>
    </w:r>
    <w:r w:rsidR="00934091">
      <w:t>Morse</w:t>
    </w:r>
    <w:r w:rsidRPr="003853CD">
      <w:tab/>
    </w:r>
    <w:hyperlink r:id="rId1" w:history="1">
      <w:r w:rsidRPr="00FC544D">
        <w:rPr>
          <w:rStyle w:val="Hyperlink"/>
          <w:color w:val="910029" w:themeColor="accent2"/>
        </w:rPr>
        <w:t>www.scsengineers.com</w:t>
      </w:r>
    </w:hyperlink>
    <w:r>
      <w:rPr>
        <w:color w:val="6C001E" w:themeColor="accent2" w:themeShade="BF"/>
      </w:rPr>
      <w:t xml:space="preserve"> </w:t>
    </w:r>
  </w:p>
  <w:p w14:paraId="0050EAD5" w14:textId="13707742" w:rsidR="00FC4F52" w:rsidRPr="00E96AF8" w:rsidRDefault="00E96AF8" w:rsidP="0032423D">
    <w:pPr>
      <w:pStyle w:val="Footer"/>
      <w:jc w:val="center"/>
    </w:pPr>
    <w:r w:rsidRPr="003B7004">
      <w:fldChar w:fldCharType="begin"/>
    </w:r>
    <w:r w:rsidRPr="003B7004">
      <w:instrText xml:space="preserve"> PAGE  \* Arabic  \* MERGEFORMAT </w:instrText>
    </w:r>
    <w:r w:rsidRPr="003B7004">
      <w:fldChar w:fldCharType="separate"/>
    </w:r>
    <w:r w:rsidR="002448EC">
      <w:rPr>
        <w:noProof/>
      </w:rPr>
      <w:t>1</w:t>
    </w:r>
    <w:r w:rsidRPr="003B7004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33E890" w14:textId="77777777" w:rsidR="00901526" w:rsidRDefault="00901526" w:rsidP="00233433">
      <w:r>
        <w:separator/>
      </w:r>
    </w:p>
    <w:p w14:paraId="3C6DA764" w14:textId="77777777" w:rsidR="00901526" w:rsidRDefault="00901526" w:rsidP="00233433"/>
  </w:footnote>
  <w:footnote w:type="continuationSeparator" w:id="0">
    <w:p w14:paraId="155CE00A" w14:textId="77777777" w:rsidR="00901526" w:rsidRDefault="00901526" w:rsidP="00233433">
      <w:r>
        <w:continuationSeparator/>
      </w:r>
    </w:p>
    <w:p w14:paraId="270B8A6B" w14:textId="77777777" w:rsidR="00901526" w:rsidRDefault="00901526" w:rsidP="0023343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367FF1" w14:textId="77777777" w:rsidR="00A63105" w:rsidRDefault="00321C70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1" layoutInCell="1" allowOverlap="1" wp14:anchorId="75D0905A" wp14:editId="5D3ECC72">
              <wp:simplePos x="0" y="0"/>
              <wp:positionH relativeFrom="column">
                <wp:posOffset>-1390650</wp:posOffset>
              </wp:positionH>
              <wp:positionV relativeFrom="page">
                <wp:posOffset>0</wp:posOffset>
              </wp:positionV>
              <wp:extent cx="8686800" cy="722376"/>
              <wp:effectExtent l="0" t="0" r="0" b="1905"/>
              <wp:wrapNone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800" cy="722376"/>
                        <a:chOff x="0" y="0"/>
                        <a:chExt cx="8686800" cy="914400"/>
                      </a:xfrm>
                    </wpg:grpSpPr>
                    <wps:wsp>
                      <wps:cNvPr id="719" name="Rectangle 112"/>
                      <wps:cNvSpPr>
                        <a:spLocks noChangeArrowheads="1"/>
                      </wps:cNvSpPr>
                      <wps:spPr bwMode="auto">
                        <a:xfrm>
                          <a:off x="438150" y="0"/>
                          <a:ext cx="7840345" cy="660400"/>
                        </a:xfrm>
                        <a:prstGeom prst="rect">
                          <a:avLst/>
                        </a:prstGeom>
                        <a:solidFill>
                          <a:srgbClr val="CED3BD">
                            <a:alpha val="65098"/>
                          </a:srgb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20" name="Isosceles Triangle 720"/>
                      <wps:cNvSpPr/>
                      <wps:spPr>
                        <a:xfrm>
                          <a:off x="0" y="457200"/>
                          <a:ext cx="8686800" cy="457200"/>
                        </a:xfrm>
                        <a:prstGeom prst="triangle">
                          <a:avLst/>
                        </a:prstGeom>
                        <a:solidFill>
                          <a:srgbClr val="CED3BD">
                            <a:alpha val="65098"/>
                          </a:srgb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ADD355B" id="Group 3" o:spid="_x0000_s1026" style="position:absolute;margin-left:-109.5pt;margin-top:0;width:684pt;height:56.9pt;z-index:-251652096;mso-position-vertical-relative:page;mso-height-relative:margin" coordsize="86868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">
              <v:rect id="Rectangle 112" o:spid="_x0000_s1027" style="position:absolute;left:4381;width:78403;height:6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" fillcolor="#ced3bd" stroked="f">
                <v:fill opacity="42662f"/>
              </v:re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720" o:spid="_x0000_s1028" type="#_x0000_t5" style="position:absolute;top:4572;width:86868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" fillcolor="#ced3bd" stroked="f" strokeweight="2pt">
                <v:fill opacity="42662f"/>
              </v:shape>
              <w10:wrap anchory="page"/>
              <w10:anchorlock/>
            </v:group>
          </w:pict>
        </mc:Fallback>
      </mc:AlternateContent>
    </w:r>
    <w:r w:rsidR="00A63105">
      <w:rPr>
        <w:noProof/>
      </w:rPr>
      <w:drawing>
        <wp:anchor distT="0" distB="0" distL="114300" distR="114300" simplePos="0" relativeHeight="251661312" behindDoc="0" locked="1" layoutInCell="1" allowOverlap="1" wp14:anchorId="4D362614" wp14:editId="315F9FFD">
          <wp:simplePos x="0" y="0"/>
          <wp:positionH relativeFrom="column">
            <wp:posOffset>0</wp:posOffset>
          </wp:positionH>
          <wp:positionV relativeFrom="page">
            <wp:posOffset>457200</wp:posOffset>
          </wp:positionV>
          <wp:extent cx="1883664" cy="182905"/>
          <wp:effectExtent l="0" t="0" r="2540" b="7620"/>
          <wp:wrapNone/>
          <wp:docPr id="10" name="Picture 10" descr="SCS_Engineers_short_bar_300_dp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CS_Engineers_short_bar_300_dp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83664" cy="1829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F5A8C65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4B0CBA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B7456F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F949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D1A14D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972F9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894EC4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8D2F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16C02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B801B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FE0AC9"/>
    <w:multiLevelType w:val="hybridMultilevel"/>
    <w:tmpl w:val="03923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301E1C"/>
    <w:multiLevelType w:val="multilevel"/>
    <w:tmpl w:val="A31027D4"/>
    <w:lvl w:ilvl="0">
      <w:start w:val="1"/>
      <w:numFmt w:val="decimal"/>
      <w:pStyle w:val="Figure"/>
      <w:lvlText w:val="Figure %1."/>
      <w:lvlJc w:val="left"/>
      <w:pPr>
        <w:tabs>
          <w:tab w:val="num" w:pos="4590"/>
        </w:tabs>
        <w:ind w:left="4590" w:hanging="360"/>
      </w:pPr>
      <w:rPr>
        <w:rFonts w:ascii="Century Gothic" w:hAnsi="Century Gothic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sz w:val="22"/>
        <w:u w:val="none"/>
        <w:effect w:val="none"/>
        <w:vertAlign w:val="baseline"/>
        <w:em w:val="none"/>
        <w:specVanish w:val="0"/>
      </w:rPr>
    </w:lvl>
    <w:lvl w:ilvl="1">
      <w:start w:val="1"/>
      <w:numFmt w:val="lowerLetter"/>
      <w:lvlText w:val="%2."/>
      <w:lvlJc w:val="left"/>
      <w:pPr>
        <w:tabs>
          <w:tab w:val="num" w:pos="8550"/>
        </w:tabs>
        <w:ind w:left="8550" w:hanging="720"/>
      </w:pPr>
      <w:rPr>
        <w:rFonts w:hint="default"/>
        <w:b w:val="0"/>
        <w:i w:val="0"/>
      </w:rPr>
    </w:lvl>
    <w:lvl w:ilvl="2">
      <w:start w:val="1"/>
      <w:numFmt w:val="lowerRoman"/>
      <w:lvlText w:val="%3."/>
      <w:lvlJc w:val="right"/>
      <w:pPr>
        <w:tabs>
          <w:tab w:val="num" w:pos="9270"/>
        </w:tabs>
        <w:ind w:left="927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9990"/>
        </w:tabs>
        <w:ind w:left="99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0710"/>
        </w:tabs>
        <w:ind w:left="107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1430"/>
        </w:tabs>
        <w:ind w:left="114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2150"/>
        </w:tabs>
        <w:ind w:left="121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2870"/>
        </w:tabs>
        <w:ind w:left="128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3590"/>
        </w:tabs>
        <w:ind w:left="13590" w:hanging="180"/>
      </w:pPr>
      <w:rPr>
        <w:rFonts w:hint="default"/>
      </w:rPr>
    </w:lvl>
  </w:abstractNum>
  <w:abstractNum w:abstractNumId="12" w15:restartNumberingAfterBreak="0">
    <w:nsid w:val="1161797E"/>
    <w:multiLevelType w:val="multilevel"/>
    <w:tmpl w:val="7474F3A8"/>
    <w:lvl w:ilvl="0">
      <w:start w:val="1"/>
      <w:numFmt w:val="decimal"/>
      <w:pStyle w:val="Table"/>
      <w:lvlText w:val="Table %1."/>
      <w:lvlJc w:val="left"/>
      <w:pPr>
        <w:tabs>
          <w:tab w:val="num" w:pos="360"/>
        </w:tabs>
        <w:ind w:left="0" w:firstLine="0"/>
      </w:pPr>
      <w:rPr>
        <w:rFonts w:ascii="Century Gothic" w:hAnsi="Century Gothic" w:hint="default"/>
        <w:b w:val="0"/>
        <w:i w:val="0"/>
        <w:strike w:val="0"/>
        <w:dstrike w:val="0"/>
        <w:outline w:val="0"/>
        <w:shadow w:val="0"/>
        <w:emboss w:val="0"/>
        <w:imprint w:val="0"/>
        <w:vanish w:val="0"/>
        <w:spacing w:val="0"/>
        <w:sz w:val="22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4320"/>
        </w:tabs>
        <w:ind w:left="4320" w:hanging="720"/>
      </w:pPr>
      <w:rPr>
        <w:rFonts w:ascii="Century Gothic" w:hAnsi="Century Gothic" w:hint="default"/>
        <w:b w:val="0"/>
        <w:i w:val="0"/>
        <w:sz w:val="18"/>
      </w:rPr>
    </w:lvl>
    <w:lvl w:ilvl="2">
      <w:start w:val="1"/>
      <w:numFmt w:val="lowerRoman"/>
      <w:lvlText w:val="%3."/>
      <w:lvlJc w:val="right"/>
      <w:pPr>
        <w:tabs>
          <w:tab w:val="num" w:pos="5040"/>
        </w:tabs>
        <w:ind w:left="504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  <w:rPr>
        <w:rFonts w:hint="default"/>
      </w:rPr>
    </w:lvl>
  </w:abstractNum>
  <w:abstractNum w:abstractNumId="13" w15:restartNumberingAfterBreak="0">
    <w:nsid w:val="14D55CB5"/>
    <w:multiLevelType w:val="hybridMultilevel"/>
    <w:tmpl w:val="2ED4F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F23C45"/>
    <w:multiLevelType w:val="multilevel"/>
    <w:tmpl w:val="148A303A"/>
    <w:lvl w:ilvl="0">
      <w:start w:val="1"/>
      <w:numFmt w:val="decimal"/>
      <w:pStyle w:val="SCSNUMH1"/>
      <w:lvlText w:val="%1.0"/>
      <w:lvlJc w:val="left"/>
      <w:pPr>
        <w:tabs>
          <w:tab w:val="num" w:pos="1152"/>
        </w:tabs>
        <w:ind w:left="1152" w:hanging="115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SCSNUMH2"/>
      <w:lvlText w:val="%1.%2"/>
      <w:lvlJc w:val="left"/>
      <w:pPr>
        <w:tabs>
          <w:tab w:val="num" w:pos="1152"/>
        </w:tabs>
        <w:ind w:left="1152" w:hanging="115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SCSNumH3"/>
      <w:lvlText w:val="%1.%2.%3"/>
      <w:lvlJc w:val="left"/>
      <w:pPr>
        <w:tabs>
          <w:tab w:val="num" w:pos="1242"/>
        </w:tabs>
        <w:ind w:left="1242" w:hanging="115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SCSNumH4"/>
      <w:lvlText w:val="%1.%2.%3.%4"/>
      <w:lvlJc w:val="left"/>
      <w:pPr>
        <w:tabs>
          <w:tab w:val="num" w:pos="1152"/>
        </w:tabs>
        <w:ind w:left="1152" w:hanging="115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tabs>
          <w:tab w:val="num" w:pos="1620"/>
        </w:tabs>
        <w:ind w:left="1548" w:hanging="1008"/>
      </w:pPr>
      <w:rPr>
        <w:rFonts w:hint="default"/>
        <w:color w:val="auto"/>
        <w:sz w:val="22"/>
        <w:szCs w:val="22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1D502E79"/>
    <w:multiLevelType w:val="multilevel"/>
    <w:tmpl w:val="0D1EAD9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tabs>
          <w:tab w:val="num" w:pos="4320"/>
        </w:tabs>
        <w:ind w:left="4320" w:hanging="720"/>
      </w:pPr>
      <w:rPr>
        <w:rFonts w:hint="default"/>
        <w:b w:val="0"/>
        <w:i w:val="0"/>
      </w:rPr>
    </w:lvl>
    <w:lvl w:ilvl="2">
      <w:start w:val="1"/>
      <w:numFmt w:val="lowerRoman"/>
      <w:lvlText w:val="%3."/>
      <w:lvlJc w:val="right"/>
      <w:pPr>
        <w:tabs>
          <w:tab w:val="num" w:pos="5040"/>
        </w:tabs>
        <w:ind w:left="504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  <w:rPr>
        <w:rFonts w:hint="default"/>
      </w:rPr>
    </w:lvl>
  </w:abstractNum>
  <w:abstractNum w:abstractNumId="16" w15:restartNumberingAfterBreak="0">
    <w:nsid w:val="23D85BF8"/>
    <w:multiLevelType w:val="hybridMultilevel"/>
    <w:tmpl w:val="1BB0B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456A03"/>
    <w:multiLevelType w:val="hybridMultilevel"/>
    <w:tmpl w:val="EDC8BA32"/>
    <w:lvl w:ilvl="0" w:tplc="BACEF2A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4F3112"/>
    <w:multiLevelType w:val="hybridMultilevel"/>
    <w:tmpl w:val="869ECD32"/>
    <w:lvl w:ilvl="0" w:tplc="C6703204">
      <w:start w:val="1"/>
      <w:numFmt w:val="bullet"/>
      <w:pStyle w:val="SCSDash2-LineFlush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2C598D"/>
    <w:multiLevelType w:val="hybridMultilevel"/>
    <w:tmpl w:val="5C5CBE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BC4C15"/>
    <w:multiLevelType w:val="hybridMultilevel"/>
    <w:tmpl w:val="1958B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CA44F6"/>
    <w:multiLevelType w:val="hybridMultilevel"/>
    <w:tmpl w:val="2E34E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C8A4">
      <w:start w:val="1"/>
      <w:numFmt w:val="bullet"/>
      <w:lvlText w:val="–"/>
      <w:lvlJc w:val="left"/>
      <w:pPr>
        <w:ind w:left="1440" w:hanging="360"/>
      </w:pPr>
      <w:rPr>
        <w:rFonts w:ascii="Arial" w:hAnsi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63044C"/>
    <w:multiLevelType w:val="hybridMultilevel"/>
    <w:tmpl w:val="9D9C1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695D37"/>
    <w:multiLevelType w:val="hybridMultilevel"/>
    <w:tmpl w:val="BDF6176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0D0665C"/>
    <w:multiLevelType w:val="multilevel"/>
    <w:tmpl w:val="F8B6045C"/>
    <w:lvl w:ilvl="0">
      <w:start w:val="1"/>
      <w:numFmt w:val="decimal"/>
      <w:pStyle w:val="Exhibit"/>
      <w:lvlText w:val="Exhibit %1."/>
      <w:lvlJc w:val="left"/>
      <w:pPr>
        <w:tabs>
          <w:tab w:val="num" w:pos="360"/>
        </w:tabs>
        <w:ind w:left="360" w:hanging="360"/>
      </w:pPr>
      <w:rPr>
        <w:rFonts w:ascii="Century Gothic" w:hAnsi="Century Gothic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tabs>
          <w:tab w:val="num" w:pos="4320"/>
        </w:tabs>
        <w:ind w:left="4320" w:hanging="720"/>
      </w:pPr>
      <w:rPr>
        <w:rFonts w:hint="default"/>
        <w:b w:val="0"/>
        <w:i w:val="0"/>
      </w:rPr>
    </w:lvl>
    <w:lvl w:ilvl="2">
      <w:start w:val="1"/>
      <w:numFmt w:val="lowerRoman"/>
      <w:lvlText w:val="%3."/>
      <w:lvlJc w:val="right"/>
      <w:pPr>
        <w:tabs>
          <w:tab w:val="num" w:pos="5040"/>
        </w:tabs>
        <w:ind w:left="504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  <w:rPr>
        <w:rFonts w:hint="default"/>
      </w:rPr>
    </w:lvl>
  </w:abstractNum>
  <w:abstractNum w:abstractNumId="25" w15:restartNumberingAfterBreak="0">
    <w:nsid w:val="33003198"/>
    <w:multiLevelType w:val="hybridMultilevel"/>
    <w:tmpl w:val="C0DE8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E43621"/>
    <w:multiLevelType w:val="hybridMultilevel"/>
    <w:tmpl w:val="7FE0593A"/>
    <w:lvl w:ilvl="0" w:tplc="54CC8CF8">
      <w:start w:val="1"/>
      <w:numFmt w:val="bullet"/>
      <w:pStyle w:val="SCSBullet2-LineFlush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0B675F"/>
    <w:multiLevelType w:val="hybridMultilevel"/>
    <w:tmpl w:val="DA28F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213C84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9" w15:restartNumberingAfterBreak="0">
    <w:nsid w:val="3B0324E5"/>
    <w:multiLevelType w:val="hybridMultilevel"/>
    <w:tmpl w:val="55065D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3FAA1FC9"/>
    <w:multiLevelType w:val="multilevel"/>
    <w:tmpl w:val="0D1EAD9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tabs>
          <w:tab w:val="num" w:pos="4320"/>
        </w:tabs>
        <w:ind w:left="4320" w:hanging="720"/>
      </w:pPr>
      <w:rPr>
        <w:rFonts w:hint="default"/>
        <w:b w:val="0"/>
        <w:i w:val="0"/>
      </w:rPr>
    </w:lvl>
    <w:lvl w:ilvl="2">
      <w:start w:val="1"/>
      <w:numFmt w:val="lowerRoman"/>
      <w:lvlText w:val="%3."/>
      <w:lvlJc w:val="right"/>
      <w:pPr>
        <w:tabs>
          <w:tab w:val="num" w:pos="5040"/>
        </w:tabs>
        <w:ind w:left="504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  <w:rPr>
        <w:rFonts w:hint="default"/>
      </w:rPr>
    </w:lvl>
  </w:abstractNum>
  <w:abstractNum w:abstractNumId="31" w15:restartNumberingAfterBreak="0">
    <w:nsid w:val="401C3698"/>
    <w:multiLevelType w:val="multilevel"/>
    <w:tmpl w:val="ACB4FC2A"/>
    <w:styleLink w:val="Style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0A239BA"/>
    <w:multiLevelType w:val="hybridMultilevel"/>
    <w:tmpl w:val="918AD792"/>
    <w:lvl w:ilvl="0" w:tplc="B30EB34A">
      <w:numFmt w:val="bullet"/>
      <w:lvlText w:val="•"/>
      <w:lvlJc w:val="left"/>
      <w:pPr>
        <w:ind w:left="1080" w:hanging="720"/>
      </w:pPr>
      <w:rPr>
        <w:rFonts w:ascii="Franklin Gothic Book" w:eastAsia="Times New Roman" w:hAnsi="Franklin Gothic Book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A317C4E"/>
    <w:multiLevelType w:val="hybridMultilevel"/>
    <w:tmpl w:val="3968CB5C"/>
    <w:lvl w:ilvl="0" w:tplc="0E92422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1852C6"/>
    <w:multiLevelType w:val="hybridMultilevel"/>
    <w:tmpl w:val="64CC6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5856A0"/>
    <w:multiLevelType w:val="hybridMultilevel"/>
    <w:tmpl w:val="3D4CEE0C"/>
    <w:lvl w:ilvl="0" w:tplc="D598AE9E">
      <w:start w:val="1"/>
      <w:numFmt w:val="decimal"/>
      <w:pStyle w:val="Heading1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A96C7C"/>
    <w:multiLevelType w:val="hybridMultilevel"/>
    <w:tmpl w:val="50AEA4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9F5318B"/>
    <w:multiLevelType w:val="hybridMultilevel"/>
    <w:tmpl w:val="07F21684"/>
    <w:lvl w:ilvl="0" w:tplc="35EAE4AE">
      <w:start w:val="1"/>
      <w:numFmt w:val="decimal"/>
      <w:pStyle w:val="ListParagraph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247851"/>
    <w:multiLevelType w:val="hybridMultilevel"/>
    <w:tmpl w:val="86F4A712"/>
    <w:lvl w:ilvl="0" w:tplc="7C789E40">
      <w:start w:val="1"/>
      <w:numFmt w:val="bullet"/>
      <w:pStyle w:val="Bullet1-line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CB9E281E">
      <w:start w:val="1"/>
      <w:numFmt w:val="bullet"/>
      <w:pStyle w:val="Bullet2-lineindentdash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DCEBA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A4B17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9D4E9B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1E0E8B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967B3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80E3F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D45EAB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C653F4"/>
    <w:multiLevelType w:val="multilevel"/>
    <w:tmpl w:val="F22E5A74"/>
    <w:lvl w:ilvl="0">
      <w:start w:val="1"/>
      <w:numFmt w:val="decimal"/>
      <w:lvlRestart w:val="0"/>
      <w:pStyle w:val="SPECText1"/>
      <w:suff w:val="nothing"/>
      <w:lvlText w:val="PART %1 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4"/>
        <w:u w:val="none"/>
      </w:rPr>
    </w:lvl>
    <w:lvl w:ilvl="1">
      <w:start w:val="1"/>
      <w:numFmt w:val="decimalZero"/>
      <w:pStyle w:val="SPECText2"/>
      <w:lvlText w:val="%1.%2"/>
      <w:lvlJc w:val="left"/>
      <w:pPr>
        <w:tabs>
          <w:tab w:val="num" w:pos="720"/>
        </w:tabs>
        <w:ind w:left="720" w:hanging="720"/>
      </w:pPr>
      <w:rPr>
        <w:rFonts w:ascii="Times New Roman Bold" w:hAnsi="Times New Roman Bold" w:hint="default"/>
        <w:b w:val="0"/>
        <w:i w:val="0"/>
        <w:sz w:val="24"/>
      </w:rPr>
    </w:lvl>
    <w:lvl w:ilvl="2">
      <w:start w:val="1"/>
      <w:numFmt w:val="upperLetter"/>
      <w:pStyle w:val="SPECText3"/>
      <w:lvlText w:val="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pStyle w:val="SPECText4"/>
      <w:lvlText w:val="%4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4">
      <w:start w:val="1"/>
      <w:numFmt w:val="lowerLetter"/>
      <w:pStyle w:val="SPECText5"/>
      <w:lvlText w:val="%5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5">
      <w:start w:val="1"/>
      <w:numFmt w:val="decimal"/>
      <w:pStyle w:val="SPECText6"/>
      <w:lvlText w:val="%6)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6">
      <w:start w:val="1"/>
      <w:numFmt w:val="lowerLetter"/>
      <w:pStyle w:val="SPECText7"/>
      <w:lvlText w:val="%7)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7">
      <w:start w:val="1"/>
      <w:numFmt w:val="decimal"/>
      <w:pStyle w:val="SPECText8"/>
      <w:lvlText w:val="(%8)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8">
      <w:start w:val="1"/>
      <w:numFmt w:val="lowerLetter"/>
      <w:pStyle w:val="SPECText9"/>
      <w:lvlText w:val="(%9)"/>
      <w:lvlJc w:val="left"/>
      <w:pPr>
        <w:tabs>
          <w:tab w:val="num" w:pos="5760"/>
        </w:tabs>
        <w:ind w:left="5760" w:hanging="720"/>
      </w:pPr>
      <w:rPr>
        <w:rFonts w:hint="default"/>
      </w:rPr>
    </w:lvl>
  </w:abstractNum>
  <w:abstractNum w:abstractNumId="40" w15:restartNumberingAfterBreak="0">
    <w:nsid w:val="75091A12"/>
    <w:multiLevelType w:val="hybridMultilevel"/>
    <w:tmpl w:val="BDF6176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77042586">
    <w:abstractNumId w:val="26"/>
  </w:num>
  <w:num w:numId="2" w16cid:durableId="1542865190">
    <w:abstractNumId w:val="18"/>
  </w:num>
  <w:num w:numId="3" w16cid:durableId="947931237">
    <w:abstractNumId w:val="28"/>
  </w:num>
  <w:num w:numId="4" w16cid:durableId="1314869006">
    <w:abstractNumId w:val="7"/>
  </w:num>
  <w:num w:numId="5" w16cid:durableId="1964730599">
    <w:abstractNumId w:val="6"/>
  </w:num>
  <w:num w:numId="6" w16cid:durableId="774057396">
    <w:abstractNumId w:val="5"/>
  </w:num>
  <w:num w:numId="7" w16cid:durableId="141124660">
    <w:abstractNumId w:val="4"/>
  </w:num>
  <w:num w:numId="8" w16cid:durableId="2044671730">
    <w:abstractNumId w:val="3"/>
  </w:num>
  <w:num w:numId="9" w16cid:durableId="1331374254">
    <w:abstractNumId w:val="2"/>
  </w:num>
  <w:num w:numId="10" w16cid:durableId="1045983276">
    <w:abstractNumId w:val="1"/>
  </w:num>
  <w:num w:numId="11" w16cid:durableId="1016155744">
    <w:abstractNumId w:val="0"/>
  </w:num>
  <w:num w:numId="12" w16cid:durableId="1132678534">
    <w:abstractNumId w:val="39"/>
  </w:num>
  <w:num w:numId="13" w16cid:durableId="1707483254">
    <w:abstractNumId w:val="12"/>
  </w:num>
  <w:num w:numId="14" w16cid:durableId="464352197">
    <w:abstractNumId w:val="31"/>
  </w:num>
  <w:num w:numId="15" w16cid:durableId="1773166243">
    <w:abstractNumId w:val="38"/>
  </w:num>
  <w:num w:numId="16" w16cid:durableId="1544632573">
    <w:abstractNumId w:val="17"/>
  </w:num>
  <w:num w:numId="17" w16cid:durableId="393508887">
    <w:abstractNumId w:val="24"/>
  </w:num>
  <w:num w:numId="18" w16cid:durableId="996150218">
    <w:abstractNumId w:val="11"/>
  </w:num>
  <w:num w:numId="19" w16cid:durableId="1250698460">
    <w:abstractNumId w:val="8"/>
  </w:num>
  <w:num w:numId="20" w16cid:durableId="859465123">
    <w:abstractNumId w:val="14"/>
  </w:num>
  <w:num w:numId="21" w16cid:durableId="851990540">
    <w:abstractNumId w:val="13"/>
  </w:num>
  <w:num w:numId="22" w16cid:durableId="52823106">
    <w:abstractNumId w:val="33"/>
  </w:num>
  <w:num w:numId="23" w16cid:durableId="208029573">
    <w:abstractNumId w:val="33"/>
    <w:lvlOverride w:ilvl="0">
      <w:startOverride w:val="1"/>
    </w:lvlOverride>
  </w:num>
  <w:num w:numId="24" w16cid:durableId="1611280893">
    <w:abstractNumId w:val="34"/>
  </w:num>
  <w:num w:numId="25" w16cid:durableId="2085443321">
    <w:abstractNumId w:val="16"/>
  </w:num>
  <w:num w:numId="26" w16cid:durableId="743914186">
    <w:abstractNumId w:val="20"/>
  </w:num>
  <w:num w:numId="27" w16cid:durableId="1017731730">
    <w:abstractNumId w:val="37"/>
  </w:num>
  <w:num w:numId="28" w16cid:durableId="748891500">
    <w:abstractNumId w:val="27"/>
  </w:num>
  <w:num w:numId="29" w16cid:durableId="2006203815">
    <w:abstractNumId w:val="19"/>
  </w:num>
  <w:num w:numId="30" w16cid:durableId="1118988931">
    <w:abstractNumId w:val="10"/>
  </w:num>
  <w:num w:numId="31" w16cid:durableId="513227805">
    <w:abstractNumId w:val="22"/>
  </w:num>
  <w:num w:numId="32" w16cid:durableId="2128962740">
    <w:abstractNumId w:val="23"/>
  </w:num>
  <w:num w:numId="33" w16cid:durableId="347560050">
    <w:abstractNumId w:val="36"/>
  </w:num>
  <w:num w:numId="34" w16cid:durableId="163709508">
    <w:abstractNumId w:val="29"/>
  </w:num>
  <w:num w:numId="35" w16cid:durableId="148709089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427311069">
    <w:abstractNumId w:val="15"/>
  </w:num>
  <w:num w:numId="37" w16cid:durableId="630868341">
    <w:abstractNumId w:val="30"/>
  </w:num>
  <w:num w:numId="38" w16cid:durableId="106333083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875778989">
    <w:abstractNumId w:val="35"/>
  </w:num>
  <w:num w:numId="40" w16cid:durableId="215046886">
    <w:abstractNumId w:val="21"/>
  </w:num>
  <w:num w:numId="41" w16cid:durableId="162284053">
    <w:abstractNumId w:val="40"/>
  </w:num>
  <w:num w:numId="42" w16cid:durableId="1943799783">
    <w:abstractNumId w:val="9"/>
  </w:num>
  <w:num w:numId="43" w16cid:durableId="1144548575">
    <w:abstractNumId w:val="25"/>
  </w:num>
  <w:num w:numId="44" w16cid:durableId="1700469627">
    <w:abstractNumId w:val="32"/>
  </w:num>
  <w:numIdMacAtCleanup w:val="1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Rabano, Rebecca">
    <w15:presenceInfo w15:providerId="AD" w15:userId="S::5038rlr@SCSEngineers.com::b5e19c9e-e4c7-45e3-bf0d-c244d3d60b6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trackRevisions/>
  <w:documentProtection w:edit="forms" w:enforcement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81">
      <o:colormru v:ext="edit" colors="#cec896,#eaefdb,#5f8f8d,#090,#690,#69f,#36c,#36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tDC3MLSwMDIwMrAwNjNR0lEKTi0uzszPAykwMa4FAPWoPBItAAAA"/>
  </w:docVars>
  <w:rsids>
    <w:rsidRoot w:val="0032423D"/>
    <w:rsid w:val="00002FCF"/>
    <w:rsid w:val="00003F3C"/>
    <w:rsid w:val="00004C3F"/>
    <w:rsid w:val="0000697D"/>
    <w:rsid w:val="000069B2"/>
    <w:rsid w:val="00010286"/>
    <w:rsid w:val="00012507"/>
    <w:rsid w:val="00013816"/>
    <w:rsid w:val="00015D33"/>
    <w:rsid w:val="000166F3"/>
    <w:rsid w:val="00017E1E"/>
    <w:rsid w:val="00020CCF"/>
    <w:rsid w:val="000212DF"/>
    <w:rsid w:val="000228CD"/>
    <w:rsid w:val="00023CA5"/>
    <w:rsid w:val="000264DB"/>
    <w:rsid w:val="00026C84"/>
    <w:rsid w:val="0003023F"/>
    <w:rsid w:val="00030657"/>
    <w:rsid w:val="00031607"/>
    <w:rsid w:val="00032313"/>
    <w:rsid w:val="000349B1"/>
    <w:rsid w:val="00036365"/>
    <w:rsid w:val="00036E5A"/>
    <w:rsid w:val="00037054"/>
    <w:rsid w:val="000441B0"/>
    <w:rsid w:val="00046281"/>
    <w:rsid w:val="0004636F"/>
    <w:rsid w:val="000465CB"/>
    <w:rsid w:val="000469CB"/>
    <w:rsid w:val="0005084F"/>
    <w:rsid w:val="0005114C"/>
    <w:rsid w:val="00052120"/>
    <w:rsid w:val="000620D1"/>
    <w:rsid w:val="0006282E"/>
    <w:rsid w:val="00066885"/>
    <w:rsid w:val="00072748"/>
    <w:rsid w:val="000748A6"/>
    <w:rsid w:val="0007579E"/>
    <w:rsid w:val="000767B1"/>
    <w:rsid w:val="00077051"/>
    <w:rsid w:val="00080660"/>
    <w:rsid w:val="000806D4"/>
    <w:rsid w:val="00081F3B"/>
    <w:rsid w:val="00082A28"/>
    <w:rsid w:val="00082B81"/>
    <w:rsid w:val="000845C9"/>
    <w:rsid w:val="000848C3"/>
    <w:rsid w:val="00085529"/>
    <w:rsid w:val="00094266"/>
    <w:rsid w:val="000971F6"/>
    <w:rsid w:val="00097EC5"/>
    <w:rsid w:val="000A0183"/>
    <w:rsid w:val="000A10F8"/>
    <w:rsid w:val="000A2BF4"/>
    <w:rsid w:val="000A3022"/>
    <w:rsid w:val="000A3F31"/>
    <w:rsid w:val="000B3107"/>
    <w:rsid w:val="000B47A1"/>
    <w:rsid w:val="000C0CEA"/>
    <w:rsid w:val="000C3E50"/>
    <w:rsid w:val="000C6334"/>
    <w:rsid w:val="000C68B0"/>
    <w:rsid w:val="000C7F88"/>
    <w:rsid w:val="000D127F"/>
    <w:rsid w:val="000D57A9"/>
    <w:rsid w:val="000E3F0B"/>
    <w:rsid w:val="000E5013"/>
    <w:rsid w:val="000E5D87"/>
    <w:rsid w:val="000E7D42"/>
    <w:rsid w:val="000F00F0"/>
    <w:rsid w:val="000F0634"/>
    <w:rsid w:val="000F069F"/>
    <w:rsid w:val="000F0A3D"/>
    <w:rsid w:val="000F145D"/>
    <w:rsid w:val="000F14A8"/>
    <w:rsid w:val="000F3ADE"/>
    <w:rsid w:val="000F4736"/>
    <w:rsid w:val="000F48BE"/>
    <w:rsid w:val="000F4C1C"/>
    <w:rsid w:val="000F555C"/>
    <w:rsid w:val="000F703D"/>
    <w:rsid w:val="000F7D08"/>
    <w:rsid w:val="0010122E"/>
    <w:rsid w:val="00102D20"/>
    <w:rsid w:val="00103E5D"/>
    <w:rsid w:val="00104D2D"/>
    <w:rsid w:val="0010783C"/>
    <w:rsid w:val="00114156"/>
    <w:rsid w:val="001200AB"/>
    <w:rsid w:val="00120C3C"/>
    <w:rsid w:val="0012239F"/>
    <w:rsid w:val="00123670"/>
    <w:rsid w:val="00125957"/>
    <w:rsid w:val="00127491"/>
    <w:rsid w:val="00127F7B"/>
    <w:rsid w:val="00130250"/>
    <w:rsid w:val="00131329"/>
    <w:rsid w:val="00131C2C"/>
    <w:rsid w:val="00131F19"/>
    <w:rsid w:val="001332F9"/>
    <w:rsid w:val="001369FF"/>
    <w:rsid w:val="00140C75"/>
    <w:rsid w:val="00140CC9"/>
    <w:rsid w:val="00142A12"/>
    <w:rsid w:val="0014345A"/>
    <w:rsid w:val="00146E43"/>
    <w:rsid w:val="00150FBD"/>
    <w:rsid w:val="00151FA5"/>
    <w:rsid w:val="001525A2"/>
    <w:rsid w:val="00156EC0"/>
    <w:rsid w:val="00157063"/>
    <w:rsid w:val="00164EBD"/>
    <w:rsid w:val="00165D64"/>
    <w:rsid w:val="001672D2"/>
    <w:rsid w:val="00171099"/>
    <w:rsid w:val="00172F35"/>
    <w:rsid w:val="00174500"/>
    <w:rsid w:val="001807AA"/>
    <w:rsid w:val="0018092D"/>
    <w:rsid w:val="00181F59"/>
    <w:rsid w:val="00183451"/>
    <w:rsid w:val="00184575"/>
    <w:rsid w:val="0019066E"/>
    <w:rsid w:val="00190EE4"/>
    <w:rsid w:val="00190F5A"/>
    <w:rsid w:val="00191285"/>
    <w:rsid w:val="00195200"/>
    <w:rsid w:val="0019677C"/>
    <w:rsid w:val="001974DD"/>
    <w:rsid w:val="00197FDE"/>
    <w:rsid w:val="001A25E6"/>
    <w:rsid w:val="001A3258"/>
    <w:rsid w:val="001A3B4F"/>
    <w:rsid w:val="001A684D"/>
    <w:rsid w:val="001B2F44"/>
    <w:rsid w:val="001B572D"/>
    <w:rsid w:val="001B579D"/>
    <w:rsid w:val="001B5A3B"/>
    <w:rsid w:val="001B614F"/>
    <w:rsid w:val="001B79F4"/>
    <w:rsid w:val="001C1276"/>
    <w:rsid w:val="001C2120"/>
    <w:rsid w:val="001C2C8F"/>
    <w:rsid w:val="001C7906"/>
    <w:rsid w:val="001D38EE"/>
    <w:rsid w:val="001D5890"/>
    <w:rsid w:val="001D648C"/>
    <w:rsid w:val="001D7876"/>
    <w:rsid w:val="001E0079"/>
    <w:rsid w:val="001E3725"/>
    <w:rsid w:val="001E4BF4"/>
    <w:rsid w:val="001E555E"/>
    <w:rsid w:val="001F0A1A"/>
    <w:rsid w:val="001F2E71"/>
    <w:rsid w:val="001F64EF"/>
    <w:rsid w:val="001F67E0"/>
    <w:rsid w:val="001F6E7E"/>
    <w:rsid w:val="00200F84"/>
    <w:rsid w:val="002014CF"/>
    <w:rsid w:val="00204DDB"/>
    <w:rsid w:val="0020614F"/>
    <w:rsid w:val="00207F7F"/>
    <w:rsid w:val="00212B47"/>
    <w:rsid w:val="002167A8"/>
    <w:rsid w:val="00220B2F"/>
    <w:rsid w:val="00223633"/>
    <w:rsid w:val="00223B95"/>
    <w:rsid w:val="00225B56"/>
    <w:rsid w:val="00225DBA"/>
    <w:rsid w:val="00226331"/>
    <w:rsid w:val="002266B4"/>
    <w:rsid w:val="00226C93"/>
    <w:rsid w:val="002308D8"/>
    <w:rsid w:val="00232076"/>
    <w:rsid w:val="00233433"/>
    <w:rsid w:val="002336FC"/>
    <w:rsid w:val="002337F4"/>
    <w:rsid w:val="00234519"/>
    <w:rsid w:val="002347A2"/>
    <w:rsid w:val="00235DF3"/>
    <w:rsid w:val="00236857"/>
    <w:rsid w:val="002448EC"/>
    <w:rsid w:val="00246548"/>
    <w:rsid w:val="0024691F"/>
    <w:rsid w:val="002527E8"/>
    <w:rsid w:val="002536E7"/>
    <w:rsid w:val="002545D4"/>
    <w:rsid w:val="00254926"/>
    <w:rsid w:val="002605E8"/>
    <w:rsid w:val="0026145C"/>
    <w:rsid w:val="00262762"/>
    <w:rsid w:val="00264EA8"/>
    <w:rsid w:val="002651BC"/>
    <w:rsid w:val="00271B42"/>
    <w:rsid w:val="00273BC3"/>
    <w:rsid w:val="002760D9"/>
    <w:rsid w:val="002765C0"/>
    <w:rsid w:val="002767CB"/>
    <w:rsid w:val="00277806"/>
    <w:rsid w:val="00277934"/>
    <w:rsid w:val="00280AF3"/>
    <w:rsid w:val="00283D8A"/>
    <w:rsid w:val="00285D57"/>
    <w:rsid w:val="00287A6E"/>
    <w:rsid w:val="00290444"/>
    <w:rsid w:val="0029086C"/>
    <w:rsid w:val="002913BD"/>
    <w:rsid w:val="00292239"/>
    <w:rsid w:val="0029385F"/>
    <w:rsid w:val="00293D8D"/>
    <w:rsid w:val="002948AA"/>
    <w:rsid w:val="00294C80"/>
    <w:rsid w:val="002952B2"/>
    <w:rsid w:val="00296BFE"/>
    <w:rsid w:val="002A1A56"/>
    <w:rsid w:val="002A50ED"/>
    <w:rsid w:val="002A5EA7"/>
    <w:rsid w:val="002B0BBE"/>
    <w:rsid w:val="002B1A08"/>
    <w:rsid w:val="002B33CE"/>
    <w:rsid w:val="002B508E"/>
    <w:rsid w:val="002B542E"/>
    <w:rsid w:val="002B55E7"/>
    <w:rsid w:val="002B6DB4"/>
    <w:rsid w:val="002C02CE"/>
    <w:rsid w:val="002C251E"/>
    <w:rsid w:val="002C3B1B"/>
    <w:rsid w:val="002C3EDB"/>
    <w:rsid w:val="002C5541"/>
    <w:rsid w:val="002C5963"/>
    <w:rsid w:val="002C5EFF"/>
    <w:rsid w:val="002C72F2"/>
    <w:rsid w:val="002C7C0E"/>
    <w:rsid w:val="002D3169"/>
    <w:rsid w:val="002D4372"/>
    <w:rsid w:val="002D56D5"/>
    <w:rsid w:val="002D5FAD"/>
    <w:rsid w:val="002E557B"/>
    <w:rsid w:val="002E57A7"/>
    <w:rsid w:val="002F0BC2"/>
    <w:rsid w:val="002F2FA8"/>
    <w:rsid w:val="002F42A8"/>
    <w:rsid w:val="002F4B3C"/>
    <w:rsid w:val="002F4CBD"/>
    <w:rsid w:val="002F5D83"/>
    <w:rsid w:val="002F6863"/>
    <w:rsid w:val="003006A5"/>
    <w:rsid w:val="003019CE"/>
    <w:rsid w:val="00303E73"/>
    <w:rsid w:val="00310E7A"/>
    <w:rsid w:val="00312058"/>
    <w:rsid w:val="00314978"/>
    <w:rsid w:val="00314C01"/>
    <w:rsid w:val="00315BD5"/>
    <w:rsid w:val="00315E44"/>
    <w:rsid w:val="003161F2"/>
    <w:rsid w:val="00316DC3"/>
    <w:rsid w:val="003209AC"/>
    <w:rsid w:val="00321148"/>
    <w:rsid w:val="003213D6"/>
    <w:rsid w:val="00321A34"/>
    <w:rsid w:val="00321C6F"/>
    <w:rsid w:val="00321C70"/>
    <w:rsid w:val="00322F61"/>
    <w:rsid w:val="003237E7"/>
    <w:rsid w:val="0032423D"/>
    <w:rsid w:val="003258EF"/>
    <w:rsid w:val="003260F4"/>
    <w:rsid w:val="00326FE0"/>
    <w:rsid w:val="003329CE"/>
    <w:rsid w:val="00332F22"/>
    <w:rsid w:val="0033359A"/>
    <w:rsid w:val="00334E0D"/>
    <w:rsid w:val="00335F0C"/>
    <w:rsid w:val="00340268"/>
    <w:rsid w:val="003417F7"/>
    <w:rsid w:val="003418F4"/>
    <w:rsid w:val="00345EEB"/>
    <w:rsid w:val="00345F10"/>
    <w:rsid w:val="00346B26"/>
    <w:rsid w:val="00352E20"/>
    <w:rsid w:val="003541ED"/>
    <w:rsid w:val="00354775"/>
    <w:rsid w:val="00355D49"/>
    <w:rsid w:val="003611B0"/>
    <w:rsid w:val="00362EBD"/>
    <w:rsid w:val="003666E4"/>
    <w:rsid w:val="00367434"/>
    <w:rsid w:val="0036768F"/>
    <w:rsid w:val="00367B7F"/>
    <w:rsid w:val="003717EC"/>
    <w:rsid w:val="003735ED"/>
    <w:rsid w:val="003748A7"/>
    <w:rsid w:val="00377639"/>
    <w:rsid w:val="00382A46"/>
    <w:rsid w:val="00382DF8"/>
    <w:rsid w:val="00383D89"/>
    <w:rsid w:val="00385657"/>
    <w:rsid w:val="00391343"/>
    <w:rsid w:val="003923F5"/>
    <w:rsid w:val="003923FB"/>
    <w:rsid w:val="00393893"/>
    <w:rsid w:val="0039427B"/>
    <w:rsid w:val="00395EE1"/>
    <w:rsid w:val="00396FB7"/>
    <w:rsid w:val="003A10D3"/>
    <w:rsid w:val="003A322A"/>
    <w:rsid w:val="003A3470"/>
    <w:rsid w:val="003A39AF"/>
    <w:rsid w:val="003A453B"/>
    <w:rsid w:val="003A7302"/>
    <w:rsid w:val="003B354B"/>
    <w:rsid w:val="003B4327"/>
    <w:rsid w:val="003B7004"/>
    <w:rsid w:val="003C0503"/>
    <w:rsid w:val="003C11A9"/>
    <w:rsid w:val="003C6603"/>
    <w:rsid w:val="003C664A"/>
    <w:rsid w:val="003D00FD"/>
    <w:rsid w:val="003D028E"/>
    <w:rsid w:val="003D208E"/>
    <w:rsid w:val="003D40A9"/>
    <w:rsid w:val="003D5028"/>
    <w:rsid w:val="003D50C6"/>
    <w:rsid w:val="003D6253"/>
    <w:rsid w:val="003E0FDF"/>
    <w:rsid w:val="003E11D7"/>
    <w:rsid w:val="003E188B"/>
    <w:rsid w:val="003E3288"/>
    <w:rsid w:val="003E5620"/>
    <w:rsid w:val="003F132C"/>
    <w:rsid w:val="003F549D"/>
    <w:rsid w:val="004036A9"/>
    <w:rsid w:val="00406DF6"/>
    <w:rsid w:val="00410198"/>
    <w:rsid w:val="00411B80"/>
    <w:rsid w:val="0041367C"/>
    <w:rsid w:val="004168ED"/>
    <w:rsid w:val="00416A3F"/>
    <w:rsid w:val="004266D5"/>
    <w:rsid w:val="00427BF6"/>
    <w:rsid w:val="0043016E"/>
    <w:rsid w:val="00432BB6"/>
    <w:rsid w:val="004422D1"/>
    <w:rsid w:val="00443317"/>
    <w:rsid w:val="00445AF3"/>
    <w:rsid w:val="004522AB"/>
    <w:rsid w:val="004616CF"/>
    <w:rsid w:val="0046369C"/>
    <w:rsid w:val="0046489D"/>
    <w:rsid w:val="004652AB"/>
    <w:rsid w:val="00465600"/>
    <w:rsid w:val="00467100"/>
    <w:rsid w:val="00467874"/>
    <w:rsid w:val="00470E4D"/>
    <w:rsid w:val="0047573A"/>
    <w:rsid w:val="004815D4"/>
    <w:rsid w:val="00482596"/>
    <w:rsid w:val="00486B57"/>
    <w:rsid w:val="00487BDA"/>
    <w:rsid w:val="00490E8A"/>
    <w:rsid w:val="004926E5"/>
    <w:rsid w:val="00492E72"/>
    <w:rsid w:val="0049375E"/>
    <w:rsid w:val="00493B81"/>
    <w:rsid w:val="00495011"/>
    <w:rsid w:val="004A3210"/>
    <w:rsid w:val="004A5853"/>
    <w:rsid w:val="004A7CF1"/>
    <w:rsid w:val="004B06DE"/>
    <w:rsid w:val="004B1905"/>
    <w:rsid w:val="004B426C"/>
    <w:rsid w:val="004B73A1"/>
    <w:rsid w:val="004C0A14"/>
    <w:rsid w:val="004C0CAC"/>
    <w:rsid w:val="004C280D"/>
    <w:rsid w:val="004C7577"/>
    <w:rsid w:val="004C7B12"/>
    <w:rsid w:val="004D0932"/>
    <w:rsid w:val="004D1AA8"/>
    <w:rsid w:val="004D2F17"/>
    <w:rsid w:val="004D64DE"/>
    <w:rsid w:val="004D7BED"/>
    <w:rsid w:val="004D7C05"/>
    <w:rsid w:val="004E0586"/>
    <w:rsid w:val="004E05C6"/>
    <w:rsid w:val="004E113D"/>
    <w:rsid w:val="004E2580"/>
    <w:rsid w:val="004E26A0"/>
    <w:rsid w:val="004E2823"/>
    <w:rsid w:val="004E2F8B"/>
    <w:rsid w:val="004E6A36"/>
    <w:rsid w:val="004E728A"/>
    <w:rsid w:val="004F08F9"/>
    <w:rsid w:val="004F206C"/>
    <w:rsid w:val="004F257C"/>
    <w:rsid w:val="004F4B13"/>
    <w:rsid w:val="004F5B94"/>
    <w:rsid w:val="004F5F4B"/>
    <w:rsid w:val="0050446C"/>
    <w:rsid w:val="00510337"/>
    <w:rsid w:val="00511865"/>
    <w:rsid w:val="00514C48"/>
    <w:rsid w:val="005213D6"/>
    <w:rsid w:val="00522B9E"/>
    <w:rsid w:val="0052372D"/>
    <w:rsid w:val="005241C0"/>
    <w:rsid w:val="005241E7"/>
    <w:rsid w:val="00532F83"/>
    <w:rsid w:val="00534EA7"/>
    <w:rsid w:val="00535D9F"/>
    <w:rsid w:val="005365E1"/>
    <w:rsid w:val="005411B5"/>
    <w:rsid w:val="00541778"/>
    <w:rsid w:val="00545A26"/>
    <w:rsid w:val="0054657C"/>
    <w:rsid w:val="005476EF"/>
    <w:rsid w:val="0055061F"/>
    <w:rsid w:val="0055129A"/>
    <w:rsid w:val="00551615"/>
    <w:rsid w:val="00553403"/>
    <w:rsid w:val="00554DD1"/>
    <w:rsid w:val="00554DF2"/>
    <w:rsid w:val="0055697C"/>
    <w:rsid w:val="0055711B"/>
    <w:rsid w:val="0056053B"/>
    <w:rsid w:val="0056057D"/>
    <w:rsid w:val="00560758"/>
    <w:rsid w:val="00561492"/>
    <w:rsid w:val="0056216C"/>
    <w:rsid w:val="0056293E"/>
    <w:rsid w:val="005706D2"/>
    <w:rsid w:val="005721CD"/>
    <w:rsid w:val="00573B18"/>
    <w:rsid w:val="00575644"/>
    <w:rsid w:val="0057776A"/>
    <w:rsid w:val="005802C3"/>
    <w:rsid w:val="00580EF6"/>
    <w:rsid w:val="00581798"/>
    <w:rsid w:val="0058583A"/>
    <w:rsid w:val="00585C33"/>
    <w:rsid w:val="00591CBC"/>
    <w:rsid w:val="005A069C"/>
    <w:rsid w:val="005A1D0E"/>
    <w:rsid w:val="005A22CF"/>
    <w:rsid w:val="005A28DD"/>
    <w:rsid w:val="005A3CCA"/>
    <w:rsid w:val="005A479D"/>
    <w:rsid w:val="005A5EBB"/>
    <w:rsid w:val="005B1FAC"/>
    <w:rsid w:val="005B4B8A"/>
    <w:rsid w:val="005B4EE6"/>
    <w:rsid w:val="005B5292"/>
    <w:rsid w:val="005B71EB"/>
    <w:rsid w:val="005B7326"/>
    <w:rsid w:val="005C0A2E"/>
    <w:rsid w:val="005C1B72"/>
    <w:rsid w:val="005C1CC4"/>
    <w:rsid w:val="005C1CFC"/>
    <w:rsid w:val="005C6278"/>
    <w:rsid w:val="005C6603"/>
    <w:rsid w:val="005D5EEE"/>
    <w:rsid w:val="005D5F21"/>
    <w:rsid w:val="005D6C00"/>
    <w:rsid w:val="005E1045"/>
    <w:rsid w:val="005E4CB2"/>
    <w:rsid w:val="005E51B7"/>
    <w:rsid w:val="005E6090"/>
    <w:rsid w:val="005E6250"/>
    <w:rsid w:val="005E7C26"/>
    <w:rsid w:val="005F0231"/>
    <w:rsid w:val="005F4D47"/>
    <w:rsid w:val="006001B6"/>
    <w:rsid w:val="00602384"/>
    <w:rsid w:val="00607AEC"/>
    <w:rsid w:val="00611E90"/>
    <w:rsid w:val="00614061"/>
    <w:rsid w:val="00614C50"/>
    <w:rsid w:val="0061524E"/>
    <w:rsid w:val="00620C54"/>
    <w:rsid w:val="0062145A"/>
    <w:rsid w:val="006229EE"/>
    <w:rsid w:val="00624B1A"/>
    <w:rsid w:val="00630129"/>
    <w:rsid w:val="00630303"/>
    <w:rsid w:val="00630EBD"/>
    <w:rsid w:val="006316BD"/>
    <w:rsid w:val="00631858"/>
    <w:rsid w:val="00632656"/>
    <w:rsid w:val="00633777"/>
    <w:rsid w:val="006346B6"/>
    <w:rsid w:val="006350F9"/>
    <w:rsid w:val="00635FE1"/>
    <w:rsid w:val="006377A2"/>
    <w:rsid w:val="00637C27"/>
    <w:rsid w:val="00637EC9"/>
    <w:rsid w:val="00641EF3"/>
    <w:rsid w:val="0064396D"/>
    <w:rsid w:val="00644A75"/>
    <w:rsid w:val="00645CA5"/>
    <w:rsid w:val="006472A7"/>
    <w:rsid w:val="006478E3"/>
    <w:rsid w:val="00647E6D"/>
    <w:rsid w:val="006505E0"/>
    <w:rsid w:val="00652155"/>
    <w:rsid w:val="006521A3"/>
    <w:rsid w:val="0065344C"/>
    <w:rsid w:val="00653E8B"/>
    <w:rsid w:val="00654939"/>
    <w:rsid w:val="00654CBA"/>
    <w:rsid w:val="00654FBB"/>
    <w:rsid w:val="00655DC0"/>
    <w:rsid w:val="006600D6"/>
    <w:rsid w:val="006635DF"/>
    <w:rsid w:val="006646CB"/>
    <w:rsid w:val="006650EC"/>
    <w:rsid w:val="00666602"/>
    <w:rsid w:val="00670523"/>
    <w:rsid w:val="0067056D"/>
    <w:rsid w:val="006724BD"/>
    <w:rsid w:val="00673B46"/>
    <w:rsid w:val="006748BA"/>
    <w:rsid w:val="00675D85"/>
    <w:rsid w:val="00676F69"/>
    <w:rsid w:val="00680E69"/>
    <w:rsid w:val="0068126D"/>
    <w:rsid w:val="006821A2"/>
    <w:rsid w:val="006823C3"/>
    <w:rsid w:val="006827DF"/>
    <w:rsid w:val="006830F5"/>
    <w:rsid w:val="00683715"/>
    <w:rsid w:val="00683B22"/>
    <w:rsid w:val="00684CF8"/>
    <w:rsid w:val="00685D42"/>
    <w:rsid w:val="006905A7"/>
    <w:rsid w:val="006909D3"/>
    <w:rsid w:val="006914E0"/>
    <w:rsid w:val="006916F1"/>
    <w:rsid w:val="00692B81"/>
    <w:rsid w:val="006939F2"/>
    <w:rsid w:val="0069552F"/>
    <w:rsid w:val="00695646"/>
    <w:rsid w:val="006A0487"/>
    <w:rsid w:val="006A2014"/>
    <w:rsid w:val="006A2FBF"/>
    <w:rsid w:val="006A389B"/>
    <w:rsid w:val="006A4513"/>
    <w:rsid w:val="006A50D0"/>
    <w:rsid w:val="006B2D61"/>
    <w:rsid w:val="006C342E"/>
    <w:rsid w:val="006C4A97"/>
    <w:rsid w:val="006C52E5"/>
    <w:rsid w:val="006C7679"/>
    <w:rsid w:val="006D36D7"/>
    <w:rsid w:val="006D423E"/>
    <w:rsid w:val="006D6875"/>
    <w:rsid w:val="006D73C4"/>
    <w:rsid w:val="006D7843"/>
    <w:rsid w:val="006E34DD"/>
    <w:rsid w:val="006E365A"/>
    <w:rsid w:val="006E4A36"/>
    <w:rsid w:val="006E5297"/>
    <w:rsid w:val="006E7B53"/>
    <w:rsid w:val="006F6B3B"/>
    <w:rsid w:val="006F6C1F"/>
    <w:rsid w:val="00700934"/>
    <w:rsid w:val="00701598"/>
    <w:rsid w:val="0070378D"/>
    <w:rsid w:val="007042A3"/>
    <w:rsid w:val="0070564F"/>
    <w:rsid w:val="00706673"/>
    <w:rsid w:val="00711578"/>
    <w:rsid w:val="007116E2"/>
    <w:rsid w:val="00715125"/>
    <w:rsid w:val="00715FE3"/>
    <w:rsid w:val="00720D91"/>
    <w:rsid w:val="00722A00"/>
    <w:rsid w:val="00723D2F"/>
    <w:rsid w:val="00724669"/>
    <w:rsid w:val="00731E35"/>
    <w:rsid w:val="00732629"/>
    <w:rsid w:val="00740150"/>
    <w:rsid w:val="00740A5A"/>
    <w:rsid w:val="00741A62"/>
    <w:rsid w:val="00742B1C"/>
    <w:rsid w:val="00745C67"/>
    <w:rsid w:val="00747581"/>
    <w:rsid w:val="00755628"/>
    <w:rsid w:val="00757465"/>
    <w:rsid w:val="00760A57"/>
    <w:rsid w:val="00762863"/>
    <w:rsid w:val="00764B25"/>
    <w:rsid w:val="007709CD"/>
    <w:rsid w:val="007717DB"/>
    <w:rsid w:val="0077187C"/>
    <w:rsid w:val="0077190B"/>
    <w:rsid w:val="00771C8C"/>
    <w:rsid w:val="00780D00"/>
    <w:rsid w:val="00782237"/>
    <w:rsid w:val="00783722"/>
    <w:rsid w:val="00784E9F"/>
    <w:rsid w:val="00784F13"/>
    <w:rsid w:val="00787B02"/>
    <w:rsid w:val="0079523B"/>
    <w:rsid w:val="007967E4"/>
    <w:rsid w:val="007A4979"/>
    <w:rsid w:val="007B0FBA"/>
    <w:rsid w:val="007B18C8"/>
    <w:rsid w:val="007C0F20"/>
    <w:rsid w:val="007C247F"/>
    <w:rsid w:val="007C2B7B"/>
    <w:rsid w:val="007C3BF1"/>
    <w:rsid w:val="007C4EED"/>
    <w:rsid w:val="007C5D84"/>
    <w:rsid w:val="007C5EE9"/>
    <w:rsid w:val="007D0965"/>
    <w:rsid w:val="007D6C91"/>
    <w:rsid w:val="007D7224"/>
    <w:rsid w:val="007D7D36"/>
    <w:rsid w:val="007E0C6A"/>
    <w:rsid w:val="007E58D8"/>
    <w:rsid w:val="007F2147"/>
    <w:rsid w:val="007F4D6C"/>
    <w:rsid w:val="007F5A37"/>
    <w:rsid w:val="007F7A4E"/>
    <w:rsid w:val="00803F2A"/>
    <w:rsid w:val="0080408E"/>
    <w:rsid w:val="00804325"/>
    <w:rsid w:val="00804AA7"/>
    <w:rsid w:val="008052F3"/>
    <w:rsid w:val="00806959"/>
    <w:rsid w:val="00806CA2"/>
    <w:rsid w:val="008106E5"/>
    <w:rsid w:val="00814CE6"/>
    <w:rsid w:val="00815517"/>
    <w:rsid w:val="008163BD"/>
    <w:rsid w:val="008173D9"/>
    <w:rsid w:val="00820D54"/>
    <w:rsid w:val="00822DE6"/>
    <w:rsid w:val="008258B8"/>
    <w:rsid w:val="008259D2"/>
    <w:rsid w:val="008302E9"/>
    <w:rsid w:val="00830715"/>
    <w:rsid w:val="00832EE6"/>
    <w:rsid w:val="008362BD"/>
    <w:rsid w:val="008365B3"/>
    <w:rsid w:val="00837F3F"/>
    <w:rsid w:val="00841990"/>
    <w:rsid w:val="008440A6"/>
    <w:rsid w:val="00846057"/>
    <w:rsid w:val="0085270A"/>
    <w:rsid w:val="0086064F"/>
    <w:rsid w:val="00863D0B"/>
    <w:rsid w:val="008651CB"/>
    <w:rsid w:val="008733D9"/>
    <w:rsid w:val="00873CA7"/>
    <w:rsid w:val="00874429"/>
    <w:rsid w:val="00876A3A"/>
    <w:rsid w:val="00876FE6"/>
    <w:rsid w:val="00880A5C"/>
    <w:rsid w:val="00883F61"/>
    <w:rsid w:val="00884B0F"/>
    <w:rsid w:val="008854C9"/>
    <w:rsid w:val="0088764A"/>
    <w:rsid w:val="00890DCA"/>
    <w:rsid w:val="00890EC1"/>
    <w:rsid w:val="00895ABB"/>
    <w:rsid w:val="008963DE"/>
    <w:rsid w:val="00897C86"/>
    <w:rsid w:val="008A2A87"/>
    <w:rsid w:val="008A4457"/>
    <w:rsid w:val="008A52C9"/>
    <w:rsid w:val="008A5CC3"/>
    <w:rsid w:val="008A7741"/>
    <w:rsid w:val="008B0738"/>
    <w:rsid w:val="008B08C7"/>
    <w:rsid w:val="008B0AE7"/>
    <w:rsid w:val="008B0DF4"/>
    <w:rsid w:val="008B0FCD"/>
    <w:rsid w:val="008B1DE2"/>
    <w:rsid w:val="008B487A"/>
    <w:rsid w:val="008B5466"/>
    <w:rsid w:val="008B5D6A"/>
    <w:rsid w:val="008B777C"/>
    <w:rsid w:val="008C1B41"/>
    <w:rsid w:val="008C491A"/>
    <w:rsid w:val="008C4BB1"/>
    <w:rsid w:val="008C55F8"/>
    <w:rsid w:val="008C6F66"/>
    <w:rsid w:val="008C7ED6"/>
    <w:rsid w:val="008D1378"/>
    <w:rsid w:val="008D2961"/>
    <w:rsid w:val="008D3854"/>
    <w:rsid w:val="008D3967"/>
    <w:rsid w:val="008D6380"/>
    <w:rsid w:val="008D6FC3"/>
    <w:rsid w:val="008D7279"/>
    <w:rsid w:val="008D74A5"/>
    <w:rsid w:val="008E2823"/>
    <w:rsid w:val="008E2ED6"/>
    <w:rsid w:val="008E36A6"/>
    <w:rsid w:val="008E5560"/>
    <w:rsid w:val="008E68E0"/>
    <w:rsid w:val="008E6D19"/>
    <w:rsid w:val="008F1415"/>
    <w:rsid w:val="008F2285"/>
    <w:rsid w:val="008F6934"/>
    <w:rsid w:val="008F76ED"/>
    <w:rsid w:val="00901526"/>
    <w:rsid w:val="00901EF5"/>
    <w:rsid w:val="009059E5"/>
    <w:rsid w:val="009079E0"/>
    <w:rsid w:val="00913145"/>
    <w:rsid w:val="00915074"/>
    <w:rsid w:val="009153AB"/>
    <w:rsid w:val="0091745A"/>
    <w:rsid w:val="00917D3D"/>
    <w:rsid w:val="00920DD9"/>
    <w:rsid w:val="009217A8"/>
    <w:rsid w:val="009227F5"/>
    <w:rsid w:val="00922AA0"/>
    <w:rsid w:val="00925866"/>
    <w:rsid w:val="00926130"/>
    <w:rsid w:val="00926A47"/>
    <w:rsid w:val="00926C66"/>
    <w:rsid w:val="00927335"/>
    <w:rsid w:val="00927756"/>
    <w:rsid w:val="00930581"/>
    <w:rsid w:val="00930D06"/>
    <w:rsid w:val="0093242B"/>
    <w:rsid w:val="00932E95"/>
    <w:rsid w:val="00934091"/>
    <w:rsid w:val="009365A0"/>
    <w:rsid w:val="0093794F"/>
    <w:rsid w:val="0094167A"/>
    <w:rsid w:val="00941B3A"/>
    <w:rsid w:val="00942102"/>
    <w:rsid w:val="009440A5"/>
    <w:rsid w:val="009443DA"/>
    <w:rsid w:val="00951D66"/>
    <w:rsid w:val="009549E1"/>
    <w:rsid w:val="00954F5A"/>
    <w:rsid w:val="00955BD5"/>
    <w:rsid w:val="0095630E"/>
    <w:rsid w:val="009601E0"/>
    <w:rsid w:val="00960F57"/>
    <w:rsid w:val="00962870"/>
    <w:rsid w:val="0096375B"/>
    <w:rsid w:val="00963D06"/>
    <w:rsid w:val="00965B33"/>
    <w:rsid w:val="00966CAC"/>
    <w:rsid w:val="00967CDD"/>
    <w:rsid w:val="00972CBE"/>
    <w:rsid w:val="00972F5E"/>
    <w:rsid w:val="00973491"/>
    <w:rsid w:val="00973B71"/>
    <w:rsid w:val="00973F36"/>
    <w:rsid w:val="0097429E"/>
    <w:rsid w:val="0097468F"/>
    <w:rsid w:val="0097593C"/>
    <w:rsid w:val="00977103"/>
    <w:rsid w:val="00983C44"/>
    <w:rsid w:val="00985421"/>
    <w:rsid w:val="00986F58"/>
    <w:rsid w:val="00994E5A"/>
    <w:rsid w:val="009A0589"/>
    <w:rsid w:val="009A1D4E"/>
    <w:rsid w:val="009A1E86"/>
    <w:rsid w:val="009A59E9"/>
    <w:rsid w:val="009A5FBC"/>
    <w:rsid w:val="009A71E7"/>
    <w:rsid w:val="009A73C8"/>
    <w:rsid w:val="009B0812"/>
    <w:rsid w:val="009B518F"/>
    <w:rsid w:val="009B6863"/>
    <w:rsid w:val="009C4461"/>
    <w:rsid w:val="009C57D0"/>
    <w:rsid w:val="009C580A"/>
    <w:rsid w:val="009C6986"/>
    <w:rsid w:val="009C7FEB"/>
    <w:rsid w:val="009D0859"/>
    <w:rsid w:val="009D0BD1"/>
    <w:rsid w:val="009D0C6F"/>
    <w:rsid w:val="009D1548"/>
    <w:rsid w:val="009D1BD1"/>
    <w:rsid w:val="009D415F"/>
    <w:rsid w:val="009D758C"/>
    <w:rsid w:val="009D7F22"/>
    <w:rsid w:val="009E07F9"/>
    <w:rsid w:val="009E0F3F"/>
    <w:rsid w:val="009E1351"/>
    <w:rsid w:val="009E24A1"/>
    <w:rsid w:val="009E2643"/>
    <w:rsid w:val="009E2746"/>
    <w:rsid w:val="009E4F10"/>
    <w:rsid w:val="009E5035"/>
    <w:rsid w:val="009E7680"/>
    <w:rsid w:val="009E7F8F"/>
    <w:rsid w:val="009F1AAB"/>
    <w:rsid w:val="009F22ED"/>
    <w:rsid w:val="009F2C50"/>
    <w:rsid w:val="009F398B"/>
    <w:rsid w:val="009F3CA2"/>
    <w:rsid w:val="00A002B8"/>
    <w:rsid w:val="00A02122"/>
    <w:rsid w:val="00A02978"/>
    <w:rsid w:val="00A02E49"/>
    <w:rsid w:val="00A03118"/>
    <w:rsid w:val="00A038FF"/>
    <w:rsid w:val="00A048F3"/>
    <w:rsid w:val="00A049E4"/>
    <w:rsid w:val="00A0514A"/>
    <w:rsid w:val="00A051C6"/>
    <w:rsid w:val="00A057E4"/>
    <w:rsid w:val="00A07D6F"/>
    <w:rsid w:val="00A113CC"/>
    <w:rsid w:val="00A12182"/>
    <w:rsid w:val="00A12893"/>
    <w:rsid w:val="00A12A44"/>
    <w:rsid w:val="00A13CB6"/>
    <w:rsid w:val="00A13D82"/>
    <w:rsid w:val="00A1454C"/>
    <w:rsid w:val="00A14DC1"/>
    <w:rsid w:val="00A16612"/>
    <w:rsid w:val="00A17C85"/>
    <w:rsid w:val="00A200D5"/>
    <w:rsid w:val="00A21C3E"/>
    <w:rsid w:val="00A24106"/>
    <w:rsid w:val="00A26BF3"/>
    <w:rsid w:val="00A30787"/>
    <w:rsid w:val="00A307D1"/>
    <w:rsid w:val="00A3134E"/>
    <w:rsid w:val="00A357CE"/>
    <w:rsid w:val="00A412C3"/>
    <w:rsid w:val="00A42250"/>
    <w:rsid w:val="00A46E7E"/>
    <w:rsid w:val="00A51261"/>
    <w:rsid w:val="00A52B9D"/>
    <w:rsid w:val="00A535FF"/>
    <w:rsid w:val="00A5784E"/>
    <w:rsid w:val="00A63105"/>
    <w:rsid w:val="00A65526"/>
    <w:rsid w:val="00A657CC"/>
    <w:rsid w:val="00A66F9A"/>
    <w:rsid w:val="00A67C9A"/>
    <w:rsid w:val="00A710CC"/>
    <w:rsid w:val="00A7388A"/>
    <w:rsid w:val="00A73E68"/>
    <w:rsid w:val="00A758DD"/>
    <w:rsid w:val="00A759E0"/>
    <w:rsid w:val="00A81599"/>
    <w:rsid w:val="00A82CDF"/>
    <w:rsid w:val="00A83B55"/>
    <w:rsid w:val="00A853D8"/>
    <w:rsid w:val="00A8542B"/>
    <w:rsid w:val="00A86407"/>
    <w:rsid w:val="00A919D0"/>
    <w:rsid w:val="00A9244A"/>
    <w:rsid w:val="00A925CA"/>
    <w:rsid w:val="00A93A5A"/>
    <w:rsid w:val="00A948C4"/>
    <w:rsid w:val="00A9636F"/>
    <w:rsid w:val="00AA033C"/>
    <w:rsid w:val="00AA5441"/>
    <w:rsid w:val="00AA7AAE"/>
    <w:rsid w:val="00AB26C0"/>
    <w:rsid w:val="00AB2843"/>
    <w:rsid w:val="00AB33F2"/>
    <w:rsid w:val="00AB5605"/>
    <w:rsid w:val="00AB661A"/>
    <w:rsid w:val="00AB6B53"/>
    <w:rsid w:val="00AB6E8B"/>
    <w:rsid w:val="00AC0491"/>
    <w:rsid w:val="00AC5549"/>
    <w:rsid w:val="00AC5B4A"/>
    <w:rsid w:val="00AC7C98"/>
    <w:rsid w:val="00AC7E49"/>
    <w:rsid w:val="00AD3677"/>
    <w:rsid w:val="00AD5A03"/>
    <w:rsid w:val="00AD6452"/>
    <w:rsid w:val="00AE0A66"/>
    <w:rsid w:val="00AE2D43"/>
    <w:rsid w:val="00AE348F"/>
    <w:rsid w:val="00AE574A"/>
    <w:rsid w:val="00AE5F89"/>
    <w:rsid w:val="00AE61C0"/>
    <w:rsid w:val="00AF5517"/>
    <w:rsid w:val="00AF7846"/>
    <w:rsid w:val="00B008A1"/>
    <w:rsid w:val="00B02CE0"/>
    <w:rsid w:val="00B0302F"/>
    <w:rsid w:val="00B03659"/>
    <w:rsid w:val="00B0481E"/>
    <w:rsid w:val="00B05B05"/>
    <w:rsid w:val="00B05CD6"/>
    <w:rsid w:val="00B07278"/>
    <w:rsid w:val="00B10C93"/>
    <w:rsid w:val="00B12927"/>
    <w:rsid w:val="00B14714"/>
    <w:rsid w:val="00B16BC4"/>
    <w:rsid w:val="00B20CDD"/>
    <w:rsid w:val="00B23720"/>
    <w:rsid w:val="00B2489B"/>
    <w:rsid w:val="00B25AD3"/>
    <w:rsid w:val="00B26E10"/>
    <w:rsid w:val="00B274A7"/>
    <w:rsid w:val="00B31374"/>
    <w:rsid w:val="00B319BD"/>
    <w:rsid w:val="00B32665"/>
    <w:rsid w:val="00B34AE6"/>
    <w:rsid w:val="00B3675B"/>
    <w:rsid w:val="00B3707D"/>
    <w:rsid w:val="00B430E1"/>
    <w:rsid w:val="00B431B0"/>
    <w:rsid w:val="00B4436B"/>
    <w:rsid w:val="00B4588D"/>
    <w:rsid w:val="00B46D3C"/>
    <w:rsid w:val="00B505CF"/>
    <w:rsid w:val="00B51335"/>
    <w:rsid w:val="00B54556"/>
    <w:rsid w:val="00B552D4"/>
    <w:rsid w:val="00B57521"/>
    <w:rsid w:val="00B60B99"/>
    <w:rsid w:val="00B61A3F"/>
    <w:rsid w:val="00B627D2"/>
    <w:rsid w:val="00B63353"/>
    <w:rsid w:val="00B6626B"/>
    <w:rsid w:val="00B66485"/>
    <w:rsid w:val="00B66E5F"/>
    <w:rsid w:val="00B676B5"/>
    <w:rsid w:val="00B7208B"/>
    <w:rsid w:val="00B727A4"/>
    <w:rsid w:val="00B749E7"/>
    <w:rsid w:val="00B75403"/>
    <w:rsid w:val="00B75559"/>
    <w:rsid w:val="00B76ED0"/>
    <w:rsid w:val="00B76F2F"/>
    <w:rsid w:val="00B80145"/>
    <w:rsid w:val="00B8639E"/>
    <w:rsid w:val="00B87A72"/>
    <w:rsid w:val="00B87B29"/>
    <w:rsid w:val="00B95700"/>
    <w:rsid w:val="00B95B9B"/>
    <w:rsid w:val="00BA1BF4"/>
    <w:rsid w:val="00BA368C"/>
    <w:rsid w:val="00BA38C2"/>
    <w:rsid w:val="00BA483B"/>
    <w:rsid w:val="00BA5335"/>
    <w:rsid w:val="00BA6B2B"/>
    <w:rsid w:val="00BB2407"/>
    <w:rsid w:val="00BB7E87"/>
    <w:rsid w:val="00BC0681"/>
    <w:rsid w:val="00BC2180"/>
    <w:rsid w:val="00BC38E1"/>
    <w:rsid w:val="00BC617A"/>
    <w:rsid w:val="00BC677A"/>
    <w:rsid w:val="00BC6AE5"/>
    <w:rsid w:val="00BC6CBE"/>
    <w:rsid w:val="00BC72AB"/>
    <w:rsid w:val="00BD1667"/>
    <w:rsid w:val="00BD2B2F"/>
    <w:rsid w:val="00BD2D8C"/>
    <w:rsid w:val="00BD2EC0"/>
    <w:rsid w:val="00BD67F6"/>
    <w:rsid w:val="00BE0F02"/>
    <w:rsid w:val="00BE6CD5"/>
    <w:rsid w:val="00BF1C81"/>
    <w:rsid w:val="00BF3BF0"/>
    <w:rsid w:val="00BF59EF"/>
    <w:rsid w:val="00BF6796"/>
    <w:rsid w:val="00C000C1"/>
    <w:rsid w:val="00C03CBA"/>
    <w:rsid w:val="00C06E9D"/>
    <w:rsid w:val="00C106F9"/>
    <w:rsid w:val="00C10ADE"/>
    <w:rsid w:val="00C118D6"/>
    <w:rsid w:val="00C12765"/>
    <w:rsid w:val="00C13D79"/>
    <w:rsid w:val="00C13F90"/>
    <w:rsid w:val="00C15EC5"/>
    <w:rsid w:val="00C1656E"/>
    <w:rsid w:val="00C17DCB"/>
    <w:rsid w:val="00C20EFE"/>
    <w:rsid w:val="00C2328E"/>
    <w:rsid w:val="00C23C6F"/>
    <w:rsid w:val="00C24583"/>
    <w:rsid w:val="00C24B52"/>
    <w:rsid w:val="00C24FCC"/>
    <w:rsid w:val="00C268AA"/>
    <w:rsid w:val="00C26CAA"/>
    <w:rsid w:val="00C27C55"/>
    <w:rsid w:val="00C33E61"/>
    <w:rsid w:val="00C345F5"/>
    <w:rsid w:val="00C3630B"/>
    <w:rsid w:val="00C40D31"/>
    <w:rsid w:val="00C42247"/>
    <w:rsid w:val="00C426EE"/>
    <w:rsid w:val="00C42855"/>
    <w:rsid w:val="00C42E88"/>
    <w:rsid w:val="00C43C21"/>
    <w:rsid w:val="00C4460E"/>
    <w:rsid w:val="00C47934"/>
    <w:rsid w:val="00C47F06"/>
    <w:rsid w:val="00C500FB"/>
    <w:rsid w:val="00C502E4"/>
    <w:rsid w:val="00C52347"/>
    <w:rsid w:val="00C545AC"/>
    <w:rsid w:val="00C55176"/>
    <w:rsid w:val="00C56386"/>
    <w:rsid w:val="00C5693F"/>
    <w:rsid w:val="00C578E9"/>
    <w:rsid w:val="00C57BE8"/>
    <w:rsid w:val="00C61410"/>
    <w:rsid w:val="00C62824"/>
    <w:rsid w:val="00C63D43"/>
    <w:rsid w:val="00C6428D"/>
    <w:rsid w:val="00C67D06"/>
    <w:rsid w:val="00C723F3"/>
    <w:rsid w:val="00C73FC4"/>
    <w:rsid w:val="00C74C74"/>
    <w:rsid w:val="00C74F5B"/>
    <w:rsid w:val="00C7549C"/>
    <w:rsid w:val="00C8139A"/>
    <w:rsid w:val="00C84BD5"/>
    <w:rsid w:val="00C85522"/>
    <w:rsid w:val="00C856AB"/>
    <w:rsid w:val="00C91E3D"/>
    <w:rsid w:val="00C92665"/>
    <w:rsid w:val="00C932B1"/>
    <w:rsid w:val="00C939D7"/>
    <w:rsid w:val="00C94B04"/>
    <w:rsid w:val="00C96A92"/>
    <w:rsid w:val="00CA1D52"/>
    <w:rsid w:val="00CA3BB2"/>
    <w:rsid w:val="00CA48CE"/>
    <w:rsid w:val="00CA491E"/>
    <w:rsid w:val="00CA6519"/>
    <w:rsid w:val="00CA6679"/>
    <w:rsid w:val="00CA6C4B"/>
    <w:rsid w:val="00CB66DA"/>
    <w:rsid w:val="00CB70B8"/>
    <w:rsid w:val="00CB736E"/>
    <w:rsid w:val="00CB7B4E"/>
    <w:rsid w:val="00CC1209"/>
    <w:rsid w:val="00CC159E"/>
    <w:rsid w:val="00CC4AF9"/>
    <w:rsid w:val="00CC7F89"/>
    <w:rsid w:val="00CD13E4"/>
    <w:rsid w:val="00CD18C3"/>
    <w:rsid w:val="00CD3113"/>
    <w:rsid w:val="00CD5D55"/>
    <w:rsid w:val="00CD5FC5"/>
    <w:rsid w:val="00CD6330"/>
    <w:rsid w:val="00CD6609"/>
    <w:rsid w:val="00CE0DC9"/>
    <w:rsid w:val="00CE1E58"/>
    <w:rsid w:val="00CE1EA9"/>
    <w:rsid w:val="00CE3502"/>
    <w:rsid w:val="00CE7E30"/>
    <w:rsid w:val="00CF4C9E"/>
    <w:rsid w:val="00CF5C09"/>
    <w:rsid w:val="00CF64EC"/>
    <w:rsid w:val="00D034BE"/>
    <w:rsid w:val="00D049DF"/>
    <w:rsid w:val="00D065AB"/>
    <w:rsid w:val="00D10169"/>
    <w:rsid w:val="00D13EFF"/>
    <w:rsid w:val="00D1660E"/>
    <w:rsid w:val="00D20CAD"/>
    <w:rsid w:val="00D22F37"/>
    <w:rsid w:val="00D2312E"/>
    <w:rsid w:val="00D250FA"/>
    <w:rsid w:val="00D251BB"/>
    <w:rsid w:val="00D265FD"/>
    <w:rsid w:val="00D2749F"/>
    <w:rsid w:val="00D30016"/>
    <w:rsid w:val="00D32524"/>
    <w:rsid w:val="00D33C9D"/>
    <w:rsid w:val="00D37F22"/>
    <w:rsid w:val="00D401B2"/>
    <w:rsid w:val="00D40AB8"/>
    <w:rsid w:val="00D40AE2"/>
    <w:rsid w:val="00D41AF8"/>
    <w:rsid w:val="00D43A0A"/>
    <w:rsid w:val="00D43C51"/>
    <w:rsid w:val="00D4700A"/>
    <w:rsid w:val="00D4702C"/>
    <w:rsid w:val="00D47876"/>
    <w:rsid w:val="00D51F40"/>
    <w:rsid w:val="00D52011"/>
    <w:rsid w:val="00D53010"/>
    <w:rsid w:val="00D53948"/>
    <w:rsid w:val="00D53A81"/>
    <w:rsid w:val="00D54F46"/>
    <w:rsid w:val="00D54FE9"/>
    <w:rsid w:val="00D567D4"/>
    <w:rsid w:val="00D601FC"/>
    <w:rsid w:val="00D6129A"/>
    <w:rsid w:val="00D61AD3"/>
    <w:rsid w:val="00D6380D"/>
    <w:rsid w:val="00D63C7F"/>
    <w:rsid w:val="00D646DB"/>
    <w:rsid w:val="00D64F25"/>
    <w:rsid w:val="00D652EE"/>
    <w:rsid w:val="00D65F5F"/>
    <w:rsid w:val="00D722B7"/>
    <w:rsid w:val="00D724C5"/>
    <w:rsid w:val="00D74C9E"/>
    <w:rsid w:val="00D74F1D"/>
    <w:rsid w:val="00D76292"/>
    <w:rsid w:val="00D80194"/>
    <w:rsid w:val="00D80603"/>
    <w:rsid w:val="00D82BD3"/>
    <w:rsid w:val="00D857F5"/>
    <w:rsid w:val="00D91C8D"/>
    <w:rsid w:val="00D9505F"/>
    <w:rsid w:val="00D969BD"/>
    <w:rsid w:val="00D97F0F"/>
    <w:rsid w:val="00DA11EE"/>
    <w:rsid w:val="00DA32DB"/>
    <w:rsid w:val="00DA3F55"/>
    <w:rsid w:val="00DA5AD4"/>
    <w:rsid w:val="00DA717E"/>
    <w:rsid w:val="00DA799B"/>
    <w:rsid w:val="00DB20B7"/>
    <w:rsid w:val="00DB44D6"/>
    <w:rsid w:val="00DB72C6"/>
    <w:rsid w:val="00DC01C5"/>
    <w:rsid w:val="00DC0FD7"/>
    <w:rsid w:val="00DC3A70"/>
    <w:rsid w:val="00DC411F"/>
    <w:rsid w:val="00DC5220"/>
    <w:rsid w:val="00DC5727"/>
    <w:rsid w:val="00DC595C"/>
    <w:rsid w:val="00DC5A48"/>
    <w:rsid w:val="00DC7F3B"/>
    <w:rsid w:val="00DD644A"/>
    <w:rsid w:val="00DD6BF3"/>
    <w:rsid w:val="00DE0F9A"/>
    <w:rsid w:val="00DE3A7B"/>
    <w:rsid w:val="00DE3C8E"/>
    <w:rsid w:val="00DE4516"/>
    <w:rsid w:val="00DE54D2"/>
    <w:rsid w:val="00DE56F4"/>
    <w:rsid w:val="00DE638F"/>
    <w:rsid w:val="00DE7535"/>
    <w:rsid w:val="00DF0953"/>
    <w:rsid w:val="00DF3990"/>
    <w:rsid w:val="00DF523C"/>
    <w:rsid w:val="00E007CF"/>
    <w:rsid w:val="00E03463"/>
    <w:rsid w:val="00E03DAB"/>
    <w:rsid w:val="00E04316"/>
    <w:rsid w:val="00E06797"/>
    <w:rsid w:val="00E078C6"/>
    <w:rsid w:val="00E07F44"/>
    <w:rsid w:val="00E102F8"/>
    <w:rsid w:val="00E1495B"/>
    <w:rsid w:val="00E14BEC"/>
    <w:rsid w:val="00E14C12"/>
    <w:rsid w:val="00E14F7D"/>
    <w:rsid w:val="00E2023E"/>
    <w:rsid w:val="00E26BDE"/>
    <w:rsid w:val="00E27773"/>
    <w:rsid w:val="00E30574"/>
    <w:rsid w:val="00E32E0C"/>
    <w:rsid w:val="00E345F8"/>
    <w:rsid w:val="00E40107"/>
    <w:rsid w:val="00E40C19"/>
    <w:rsid w:val="00E41D4F"/>
    <w:rsid w:val="00E43F1C"/>
    <w:rsid w:val="00E43F93"/>
    <w:rsid w:val="00E44748"/>
    <w:rsid w:val="00E4496F"/>
    <w:rsid w:val="00E45BC8"/>
    <w:rsid w:val="00E465E0"/>
    <w:rsid w:val="00E46BB5"/>
    <w:rsid w:val="00E5419C"/>
    <w:rsid w:val="00E56B8A"/>
    <w:rsid w:val="00E57298"/>
    <w:rsid w:val="00E62816"/>
    <w:rsid w:val="00E62B18"/>
    <w:rsid w:val="00E6324D"/>
    <w:rsid w:val="00E6519F"/>
    <w:rsid w:val="00E65A55"/>
    <w:rsid w:val="00E72FA0"/>
    <w:rsid w:val="00E7450D"/>
    <w:rsid w:val="00E74657"/>
    <w:rsid w:val="00E757CF"/>
    <w:rsid w:val="00E77C03"/>
    <w:rsid w:val="00E8107B"/>
    <w:rsid w:val="00E82204"/>
    <w:rsid w:val="00E83000"/>
    <w:rsid w:val="00E8486A"/>
    <w:rsid w:val="00E8750C"/>
    <w:rsid w:val="00E87842"/>
    <w:rsid w:val="00E93493"/>
    <w:rsid w:val="00E94E1E"/>
    <w:rsid w:val="00E957B7"/>
    <w:rsid w:val="00E96AF8"/>
    <w:rsid w:val="00EA411B"/>
    <w:rsid w:val="00EA476F"/>
    <w:rsid w:val="00EB0654"/>
    <w:rsid w:val="00EB105A"/>
    <w:rsid w:val="00EB41E8"/>
    <w:rsid w:val="00EB4DC7"/>
    <w:rsid w:val="00EB51EF"/>
    <w:rsid w:val="00EB5626"/>
    <w:rsid w:val="00EB663F"/>
    <w:rsid w:val="00EB6BB9"/>
    <w:rsid w:val="00EB77C0"/>
    <w:rsid w:val="00EC189C"/>
    <w:rsid w:val="00EC62E2"/>
    <w:rsid w:val="00ED0438"/>
    <w:rsid w:val="00ED33DD"/>
    <w:rsid w:val="00ED4270"/>
    <w:rsid w:val="00ED4E82"/>
    <w:rsid w:val="00ED51AC"/>
    <w:rsid w:val="00ED53CD"/>
    <w:rsid w:val="00ED6AE6"/>
    <w:rsid w:val="00ED6FC7"/>
    <w:rsid w:val="00ED7498"/>
    <w:rsid w:val="00EE08B8"/>
    <w:rsid w:val="00EE2169"/>
    <w:rsid w:val="00EE4082"/>
    <w:rsid w:val="00EF071B"/>
    <w:rsid w:val="00EF2601"/>
    <w:rsid w:val="00EF3589"/>
    <w:rsid w:val="00EF3A14"/>
    <w:rsid w:val="00EF415F"/>
    <w:rsid w:val="00EF51DA"/>
    <w:rsid w:val="00EF765C"/>
    <w:rsid w:val="00F00E1A"/>
    <w:rsid w:val="00F026E9"/>
    <w:rsid w:val="00F03812"/>
    <w:rsid w:val="00F04DA9"/>
    <w:rsid w:val="00F063CF"/>
    <w:rsid w:val="00F079C4"/>
    <w:rsid w:val="00F106F2"/>
    <w:rsid w:val="00F11F64"/>
    <w:rsid w:val="00F12AFE"/>
    <w:rsid w:val="00F13D3B"/>
    <w:rsid w:val="00F14748"/>
    <w:rsid w:val="00F15815"/>
    <w:rsid w:val="00F17F8E"/>
    <w:rsid w:val="00F20025"/>
    <w:rsid w:val="00F219AD"/>
    <w:rsid w:val="00F2362F"/>
    <w:rsid w:val="00F23B9E"/>
    <w:rsid w:val="00F253F9"/>
    <w:rsid w:val="00F3300F"/>
    <w:rsid w:val="00F364FB"/>
    <w:rsid w:val="00F40A52"/>
    <w:rsid w:val="00F40C58"/>
    <w:rsid w:val="00F41B0A"/>
    <w:rsid w:val="00F42242"/>
    <w:rsid w:val="00F44E0E"/>
    <w:rsid w:val="00F45CFC"/>
    <w:rsid w:val="00F45D09"/>
    <w:rsid w:val="00F46277"/>
    <w:rsid w:val="00F47C11"/>
    <w:rsid w:val="00F50B34"/>
    <w:rsid w:val="00F5196F"/>
    <w:rsid w:val="00F51CDD"/>
    <w:rsid w:val="00F56BAF"/>
    <w:rsid w:val="00F57198"/>
    <w:rsid w:val="00F574A0"/>
    <w:rsid w:val="00F60123"/>
    <w:rsid w:val="00F60455"/>
    <w:rsid w:val="00F6217A"/>
    <w:rsid w:val="00F628FF"/>
    <w:rsid w:val="00F63561"/>
    <w:rsid w:val="00F6460B"/>
    <w:rsid w:val="00F6494F"/>
    <w:rsid w:val="00F666EB"/>
    <w:rsid w:val="00F6710E"/>
    <w:rsid w:val="00F72E31"/>
    <w:rsid w:val="00F74E45"/>
    <w:rsid w:val="00F764D7"/>
    <w:rsid w:val="00F76901"/>
    <w:rsid w:val="00F778A5"/>
    <w:rsid w:val="00F80141"/>
    <w:rsid w:val="00F808CD"/>
    <w:rsid w:val="00F80E26"/>
    <w:rsid w:val="00F80F11"/>
    <w:rsid w:val="00F835B5"/>
    <w:rsid w:val="00F854AE"/>
    <w:rsid w:val="00F85BEF"/>
    <w:rsid w:val="00F86027"/>
    <w:rsid w:val="00F87296"/>
    <w:rsid w:val="00F910CC"/>
    <w:rsid w:val="00F91B67"/>
    <w:rsid w:val="00F92ED5"/>
    <w:rsid w:val="00F93F3B"/>
    <w:rsid w:val="00F94AA5"/>
    <w:rsid w:val="00F94D0D"/>
    <w:rsid w:val="00F94F8D"/>
    <w:rsid w:val="00FA161C"/>
    <w:rsid w:val="00FA4337"/>
    <w:rsid w:val="00FA5207"/>
    <w:rsid w:val="00FA6209"/>
    <w:rsid w:val="00FA66DF"/>
    <w:rsid w:val="00FB0D54"/>
    <w:rsid w:val="00FB19D4"/>
    <w:rsid w:val="00FB1A8D"/>
    <w:rsid w:val="00FB4210"/>
    <w:rsid w:val="00FB4751"/>
    <w:rsid w:val="00FB6405"/>
    <w:rsid w:val="00FB7FD3"/>
    <w:rsid w:val="00FC07F9"/>
    <w:rsid w:val="00FC1139"/>
    <w:rsid w:val="00FC20D1"/>
    <w:rsid w:val="00FC3DB3"/>
    <w:rsid w:val="00FC4289"/>
    <w:rsid w:val="00FC4F52"/>
    <w:rsid w:val="00FD123E"/>
    <w:rsid w:val="00FD12FF"/>
    <w:rsid w:val="00FD30A1"/>
    <w:rsid w:val="00FD35DB"/>
    <w:rsid w:val="00FD6B84"/>
    <w:rsid w:val="00FD7980"/>
    <w:rsid w:val="00FE0539"/>
    <w:rsid w:val="00FE0F44"/>
    <w:rsid w:val="00FE1B0E"/>
    <w:rsid w:val="00FE39A5"/>
    <w:rsid w:val="00FE4C60"/>
    <w:rsid w:val="00FE519C"/>
    <w:rsid w:val="00FE7277"/>
    <w:rsid w:val="00FF394F"/>
    <w:rsid w:val="00FF3E56"/>
    <w:rsid w:val="00FF46EC"/>
    <w:rsid w:val="00FF6BCF"/>
    <w:rsid w:val="00FF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81">
      <o:colormru v:ext="edit" colors="#cec896,#eaefdb,#5f8f8d,#090,#690,#69f,#36c,#369"/>
    </o:shapedefaults>
    <o:shapelayout v:ext="edit">
      <o:idmap v:ext="edit" data="1"/>
    </o:shapelayout>
  </w:shapeDefaults>
  <w:decimalSymbol w:val="."/>
  <w:listSeparator w:val=","/>
  <w14:docId w14:val="6ED7ACAF"/>
  <w15:docId w15:val="{898FD18C-142A-448D-B9C7-C7B555E1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semiHidden="1" w:unhideWhenUsed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uiPriority="21"/>
    <w:lsdException w:name="Subtle Reference" w:semiHidden="1" w:uiPriority="31" w:unhideWhenUsed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SINGLE"/>
    <w:qFormat/>
    <w:rsid w:val="0032423D"/>
    <w:pPr>
      <w:spacing w:after="240"/>
    </w:pPr>
    <w:rPr>
      <w:rFonts w:ascii="Franklin Gothic Book" w:hAnsi="Franklin Gothic Book"/>
      <w:sz w:val="22"/>
    </w:rPr>
  </w:style>
  <w:style w:type="paragraph" w:styleId="Heading1">
    <w:name w:val="heading 1"/>
    <w:next w:val="Normal"/>
    <w:link w:val="Heading1Char"/>
    <w:rsid w:val="0032423D"/>
    <w:pPr>
      <w:keepNext/>
      <w:numPr>
        <w:numId w:val="39"/>
      </w:numPr>
      <w:spacing w:before="240" w:after="120"/>
      <w:ind w:hanging="720"/>
      <w:outlineLvl w:val="0"/>
    </w:pPr>
    <w:rPr>
      <w:rFonts w:ascii="Century Gothic" w:hAnsi="Century Gothic"/>
      <w:b/>
      <w:caps/>
      <w:color w:val="000000" w:themeColor="text1"/>
      <w:sz w:val="30"/>
      <w:szCs w:val="30"/>
    </w:rPr>
  </w:style>
  <w:style w:type="paragraph" w:styleId="Heading2">
    <w:name w:val="heading 2"/>
    <w:next w:val="Normal"/>
    <w:link w:val="Heading2Char"/>
    <w:rsid w:val="0032423D"/>
    <w:pPr>
      <w:keepNext/>
      <w:spacing w:before="240" w:after="120"/>
      <w:outlineLvl w:val="1"/>
    </w:pPr>
    <w:rPr>
      <w:rFonts w:ascii="Century Gothic" w:hAnsi="Century Gothic"/>
      <w:b/>
      <w:caps/>
      <w:color w:val="000000" w:themeColor="text1"/>
      <w:sz w:val="28"/>
    </w:rPr>
  </w:style>
  <w:style w:type="paragraph" w:styleId="Heading3">
    <w:name w:val="heading 3"/>
    <w:next w:val="Normal"/>
    <w:link w:val="Heading3Char"/>
    <w:rsid w:val="0032423D"/>
    <w:pPr>
      <w:keepNext/>
      <w:spacing w:before="240" w:after="120"/>
      <w:outlineLvl w:val="2"/>
    </w:pPr>
    <w:rPr>
      <w:rFonts w:ascii="Century Gothic" w:hAnsi="Century Gothic"/>
      <w:sz w:val="28"/>
    </w:rPr>
  </w:style>
  <w:style w:type="paragraph" w:styleId="Heading4">
    <w:name w:val="heading 4"/>
    <w:next w:val="Normal"/>
    <w:link w:val="Heading4Char"/>
    <w:rsid w:val="0032423D"/>
    <w:pPr>
      <w:keepNext/>
      <w:spacing w:before="240" w:after="120"/>
      <w:outlineLvl w:val="3"/>
    </w:pPr>
    <w:rPr>
      <w:rFonts w:ascii="Century Gothic" w:hAnsi="Century Gothic"/>
      <w:b/>
      <w:sz w:val="24"/>
    </w:rPr>
  </w:style>
  <w:style w:type="paragraph" w:styleId="Heading5">
    <w:name w:val="heading 5"/>
    <w:next w:val="Normal"/>
    <w:link w:val="Heading5Char"/>
    <w:rsid w:val="0032423D"/>
    <w:pPr>
      <w:keepNext/>
      <w:spacing w:before="240" w:after="120"/>
      <w:outlineLvl w:val="4"/>
    </w:pPr>
    <w:rPr>
      <w:rFonts w:ascii="Century Gothic" w:hAnsi="Century Gothic"/>
      <w:sz w:val="24"/>
    </w:rPr>
  </w:style>
  <w:style w:type="paragraph" w:styleId="Heading6">
    <w:name w:val="heading 6"/>
    <w:next w:val="Normal"/>
    <w:link w:val="Heading6Char"/>
    <w:rsid w:val="0032423D"/>
    <w:pPr>
      <w:keepNext/>
      <w:spacing w:before="240" w:after="120"/>
      <w:outlineLvl w:val="5"/>
    </w:pPr>
    <w:rPr>
      <w:rFonts w:ascii="Century Gothic" w:hAnsi="Century Gothic"/>
      <w:b/>
      <w:bCs/>
      <w:sz w:val="22"/>
    </w:rPr>
  </w:style>
  <w:style w:type="paragraph" w:styleId="Heading7">
    <w:name w:val="heading 7"/>
    <w:next w:val="Normal"/>
    <w:link w:val="Heading7Char"/>
    <w:rsid w:val="0032423D"/>
    <w:pPr>
      <w:keepNext/>
      <w:spacing w:before="240" w:after="120"/>
      <w:outlineLvl w:val="6"/>
    </w:pPr>
    <w:rPr>
      <w:rFonts w:ascii="Century Gothic" w:hAnsi="Century Gothic"/>
      <w:bCs/>
      <w:sz w:val="22"/>
    </w:rPr>
  </w:style>
  <w:style w:type="paragraph" w:styleId="Heading8">
    <w:name w:val="heading 8"/>
    <w:next w:val="Normal"/>
    <w:link w:val="Heading8Char"/>
    <w:rsid w:val="0032423D"/>
    <w:pPr>
      <w:keepNext/>
      <w:spacing w:before="240"/>
      <w:outlineLvl w:val="7"/>
    </w:pPr>
    <w:rPr>
      <w:rFonts w:ascii="Century Gothic" w:hAnsi="Century Gothic"/>
      <w:b/>
      <w:iCs/>
      <w:szCs w:val="24"/>
    </w:rPr>
  </w:style>
  <w:style w:type="paragraph" w:styleId="Heading9">
    <w:name w:val="heading 9"/>
    <w:aliases w:val="Resume Text"/>
    <w:basedOn w:val="Normal"/>
    <w:next w:val="Normal"/>
    <w:link w:val="Heading9Char"/>
    <w:uiPriority w:val="9"/>
    <w:unhideWhenUsed/>
    <w:rsid w:val="0032423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dex1">
    <w:name w:val="index 1"/>
    <w:basedOn w:val="Normal"/>
    <w:next w:val="Normal"/>
    <w:autoRedefine/>
    <w:semiHidden/>
    <w:rsid w:val="00A758DD"/>
    <w:pPr>
      <w:ind w:left="220" w:hanging="220"/>
    </w:pPr>
  </w:style>
  <w:style w:type="paragraph" w:styleId="ListBullet">
    <w:name w:val="List Bullet"/>
    <w:basedOn w:val="Normal"/>
    <w:autoRedefine/>
    <w:semiHidden/>
    <w:rsid w:val="00A758DD"/>
  </w:style>
  <w:style w:type="character" w:styleId="PageNumber">
    <w:name w:val="page number"/>
    <w:rsid w:val="00A758DD"/>
    <w:rPr>
      <w:rFonts w:ascii="Tw Cen MT" w:hAnsi="Tw Cen MT"/>
      <w:sz w:val="20"/>
    </w:rPr>
  </w:style>
  <w:style w:type="paragraph" w:customStyle="1" w:styleId="Table">
    <w:name w:val="Table"/>
    <w:basedOn w:val="TableofFigures"/>
    <w:next w:val="Normal"/>
    <w:rsid w:val="0032423D"/>
    <w:pPr>
      <w:keepNext/>
      <w:numPr>
        <w:numId w:val="13"/>
      </w:numPr>
      <w:tabs>
        <w:tab w:val="clear" w:pos="360"/>
        <w:tab w:val="left" w:pos="1440"/>
      </w:tabs>
      <w:spacing w:before="240" w:after="240"/>
      <w:jc w:val="center"/>
    </w:pPr>
    <w:rPr>
      <w:rFonts w:ascii="Century Gothic" w:hAnsi="Century Gothic"/>
    </w:rPr>
  </w:style>
  <w:style w:type="paragraph" w:styleId="BodyText">
    <w:name w:val="Body Text"/>
    <w:basedOn w:val="Normal"/>
    <w:link w:val="BodyTextChar"/>
    <w:semiHidden/>
    <w:rsid w:val="00A758DD"/>
    <w:pPr>
      <w:tabs>
        <w:tab w:val="left" w:pos="1584"/>
        <w:tab w:val="left" w:pos="2016"/>
        <w:tab w:val="left" w:pos="2448"/>
        <w:tab w:val="left" w:pos="2880"/>
        <w:tab w:val="left" w:pos="3312"/>
      </w:tabs>
    </w:pPr>
    <w:rPr>
      <w:rFonts w:ascii="Univers" w:hAnsi="Univers"/>
    </w:rPr>
  </w:style>
  <w:style w:type="character" w:customStyle="1" w:styleId="Heading2Char">
    <w:name w:val="Heading 2 Char"/>
    <w:basedOn w:val="DefaultParagraphFont"/>
    <w:link w:val="Heading2"/>
    <w:rsid w:val="0032423D"/>
    <w:rPr>
      <w:rFonts w:ascii="Century Gothic" w:hAnsi="Century Gothic"/>
      <w:b/>
      <w:caps/>
      <w:color w:val="000000" w:themeColor="text1"/>
      <w:sz w:val="28"/>
    </w:rPr>
  </w:style>
  <w:style w:type="character" w:styleId="CommentReference">
    <w:name w:val="annotation reference"/>
    <w:semiHidden/>
    <w:rsid w:val="00A758DD"/>
    <w:rPr>
      <w:sz w:val="16"/>
    </w:rPr>
  </w:style>
  <w:style w:type="paragraph" w:styleId="CommentText">
    <w:name w:val="annotation text"/>
    <w:basedOn w:val="Normal"/>
    <w:link w:val="CommentTextChar"/>
    <w:semiHidden/>
    <w:rsid w:val="0032423D"/>
  </w:style>
  <w:style w:type="paragraph" w:styleId="DocumentMap">
    <w:name w:val="Document Map"/>
    <w:basedOn w:val="Normal"/>
    <w:semiHidden/>
    <w:rsid w:val="00A758DD"/>
    <w:pPr>
      <w:shd w:val="clear" w:color="auto" w:fill="000080"/>
    </w:pPr>
    <w:rPr>
      <w:rFonts w:ascii="Tahoma" w:hAnsi="Tahoma"/>
    </w:rPr>
  </w:style>
  <w:style w:type="paragraph" w:styleId="EnvelopeAddress">
    <w:name w:val="envelope address"/>
    <w:basedOn w:val="Normal"/>
    <w:semiHidden/>
    <w:rsid w:val="00A758DD"/>
    <w:pPr>
      <w:framePr w:w="7920" w:h="1980" w:hRule="exact" w:hSpace="180" w:wrap="auto" w:hAnchor="page" w:xAlign="center" w:yAlign="bottom"/>
      <w:ind w:left="2880"/>
    </w:pPr>
  </w:style>
  <w:style w:type="character" w:styleId="FootnoteReference">
    <w:name w:val="footnote reference"/>
    <w:basedOn w:val="DefaultParagraphFont"/>
    <w:uiPriority w:val="99"/>
    <w:semiHidden/>
    <w:unhideWhenUsed/>
    <w:rsid w:val="0032423D"/>
    <w:rPr>
      <w:vertAlign w:val="superscript"/>
    </w:rPr>
  </w:style>
  <w:style w:type="paragraph" w:customStyle="1" w:styleId="SPECText1">
    <w:name w:val="SPECText[1]"/>
    <w:basedOn w:val="Normal"/>
    <w:semiHidden/>
    <w:rsid w:val="00A758DD"/>
    <w:pPr>
      <w:keepNext/>
      <w:numPr>
        <w:numId w:val="12"/>
      </w:numPr>
      <w:spacing w:before="240"/>
      <w:outlineLvl w:val="0"/>
    </w:pPr>
    <w:rPr>
      <w:rFonts w:ascii="Times New Roman Bold" w:hAnsi="Times New Roman Bold"/>
      <w:b/>
      <w:snapToGrid w:val="0"/>
      <w:color w:val="000000"/>
    </w:rPr>
  </w:style>
  <w:style w:type="paragraph" w:customStyle="1" w:styleId="SPECText2">
    <w:name w:val="SPECText[2]"/>
    <w:basedOn w:val="Normal"/>
    <w:semiHidden/>
    <w:rsid w:val="00A758DD"/>
    <w:pPr>
      <w:keepNext/>
      <w:numPr>
        <w:ilvl w:val="1"/>
        <w:numId w:val="12"/>
      </w:numPr>
      <w:spacing w:before="240"/>
      <w:outlineLvl w:val="1"/>
    </w:pPr>
    <w:rPr>
      <w:rFonts w:ascii="Times New Roman Bold" w:hAnsi="Times New Roman Bold"/>
      <w:b/>
      <w:snapToGrid w:val="0"/>
    </w:rPr>
  </w:style>
  <w:style w:type="paragraph" w:customStyle="1" w:styleId="SPECText3">
    <w:name w:val="SPECText[3]"/>
    <w:basedOn w:val="Normal"/>
    <w:semiHidden/>
    <w:rsid w:val="00A758DD"/>
    <w:pPr>
      <w:numPr>
        <w:ilvl w:val="2"/>
        <w:numId w:val="12"/>
      </w:numPr>
      <w:spacing w:before="240"/>
      <w:outlineLvl w:val="2"/>
    </w:pPr>
    <w:rPr>
      <w:snapToGrid w:val="0"/>
    </w:rPr>
  </w:style>
  <w:style w:type="paragraph" w:customStyle="1" w:styleId="SPECText4">
    <w:name w:val="SPECText[4]"/>
    <w:basedOn w:val="Normal"/>
    <w:semiHidden/>
    <w:rsid w:val="00A758DD"/>
    <w:pPr>
      <w:numPr>
        <w:ilvl w:val="3"/>
        <w:numId w:val="12"/>
      </w:numPr>
      <w:spacing w:before="240"/>
      <w:outlineLvl w:val="3"/>
    </w:pPr>
    <w:rPr>
      <w:snapToGrid w:val="0"/>
    </w:rPr>
  </w:style>
  <w:style w:type="paragraph" w:customStyle="1" w:styleId="SPECText5">
    <w:name w:val="SPECText[5]"/>
    <w:basedOn w:val="Normal"/>
    <w:semiHidden/>
    <w:rsid w:val="00A758DD"/>
    <w:pPr>
      <w:numPr>
        <w:ilvl w:val="4"/>
        <w:numId w:val="12"/>
      </w:numPr>
      <w:spacing w:before="240"/>
      <w:outlineLvl w:val="4"/>
    </w:pPr>
    <w:rPr>
      <w:snapToGrid w:val="0"/>
    </w:rPr>
  </w:style>
  <w:style w:type="paragraph" w:customStyle="1" w:styleId="SPECText6">
    <w:name w:val="SPECText[6]"/>
    <w:basedOn w:val="Normal"/>
    <w:semiHidden/>
    <w:rsid w:val="00A758DD"/>
    <w:pPr>
      <w:numPr>
        <w:ilvl w:val="5"/>
        <w:numId w:val="12"/>
      </w:numPr>
      <w:outlineLvl w:val="5"/>
    </w:pPr>
    <w:rPr>
      <w:snapToGrid w:val="0"/>
    </w:rPr>
  </w:style>
  <w:style w:type="paragraph" w:customStyle="1" w:styleId="SPECText7">
    <w:name w:val="SPECText[7]"/>
    <w:basedOn w:val="Normal"/>
    <w:semiHidden/>
    <w:rsid w:val="00A758DD"/>
    <w:pPr>
      <w:numPr>
        <w:ilvl w:val="6"/>
        <w:numId w:val="12"/>
      </w:numPr>
      <w:outlineLvl w:val="6"/>
    </w:pPr>
    <w:rPr>
      <w:snapToGrid w:val="0"/>
    </w:rPr>
  </w:style>
  <w:style w:type="paragraph" w:customStyle="1" w:styleId="SPECText8">
    <w:name w:val="SPECText[8]"/>
    <w:basedOn w:val="Normal"/>
    <w:semiHidden/>
    <w:rsid w:val="00A758DD"/>
    <w:pPr>
      <w:numPr>
        <w:ilvl w:val="7"/>
        <w:numId w:val="12"/>
      </w:numPr>
      <w:outlineLvl w:val="7"/>
    </w:pPr>
    <w:rPr>
      <w:snapToGrid w:val="0"/>
    </w:rPr>
  </w:style>
  <w:style w:type="paragraph" w:customStyle="1" w:styleId="SPECText9">
    <w:name w:val="SPECText[9]"/>
    <w:basedOn w:val="Normal"/>
    <w:semiHidden/>
    <w:rsid w:val="00A758DD"/>
    <w:pPr>
      <w:numPr>
        <w:ilvl w:val="8"/>
        <w:numId w:val="12"/>
      </w:numPr>
      <w:outlineLvl w:val="8"/>
    </w:pPr>
    <w:rPr>
      <w:snapToGrid w:val="0"/>
    </w:rPr>
  </w:style>
  <w:style w:type="paragraph" w:customStyle="1" w:styleId="STEditOR">
    <w:name w:val="STEdit[OR]"/>
    <w:basedOn w:val="Normal"/>
    <w:semiHidden/>
    <w:rsid w:val="00A758DD"/>
    <w:pPr>
      <w:widowControl w:val="0"/>
      <w:spacing w:before="240"/>
      <w:jc w:val="center"/>
    </w:pPr>
    <w:rPr>
      <w:snapToGrid w:val="0"/>
    </w:rPr>
  </w:style>
  <w:style w:type="paragraph" w:customStyle="1" w:styleId="STFooter">
    <w:name w:val="STFooter"/>
    <w:basedOn w:val="Normal"/>
    <w:semiHidden/>
    <w:rsid w:val="00A758DD"/>
    <w:pPr>
      <w:widowControl w:val="0"/>
      <w:tabs>
        <w:tab w:val="center" w:pos="4680"/>
        <w:tab w:val="right" w:pos="9360"/>
      </w:tabs>
    </w:pPr>
    <w:rPr>
      <w:snapToGrid w:val="0"/>
    </w:rPr>
  </w:style>
  <w:style w:type="paragraph" w:customStyle="1" w:styleId="STHeader">
    <w:name w:val="STHeader"/>
    <w:basedOn w:val="Normal"/>
    <w:semiHidden/>
    <w:rsid w:val="00A758DD"/>
    <w:pPr>
      <w:widowControl w:val="0"/>
      <w:tabs>
        <w:tab w:val="center" w:pos="4680"/>
        <w:tab w:val="right" w:pos="9360"/>
      </w:tabs>
    </w:pPr>
    <w:rPr>
      <w:snapToGrid w:val="0"/>
    </w:rPr>
  </w:style>
  <w:style w:type="paragraph" w:customStyle="1" w:styleId="STNoteProj">
    <w:name w:val="STNoteProj"/>
    <w:basedOn w:val="Normal"/>
    <w:semiHidden/>
    <w:rsid w:val="00A758DD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40" w:color="FFFF00" w:fill="auto"/>
      <w:spacing w:before="240"/>
    </w:pPr>
    <w:rPr>
      <w:snapToGrid w:val="0"/>
    </w:rPr>
  </w:style>
  <w:style w:type="paragraph" w:customStyle="1" w:styleId="STNoteSpec">
    <w:name w:val="STNoteSpec"/>
    <w:basedOn w:val="Normal"/>
    <w:semiHidden/>
    <w:rsid w:val="00A758DD"/>
    <w:rPr>
      <w:snapToGrid w:val="0"/>
      <w:color w:val="008000"/>
    </w:rPr>
  </w:style>
  <w:style w:type="paragraph" w:customStyle="1" w:styleId="STSectEnd">
    <w:name w:val="STSectEnd"/>
    <w:basedOn w:val="Normal"/>
    <w:next w:val="Normal"/>
    <w:semiHidden/>
    <w:rsid w:val="00A758DD"/>
    <w:pPr>
      <w:widowControl w:val="0"/>
      <w:spacing w:before="480"/>
      <w:jc w:val="center"/>
    </w:pPr>
    <w:rPr>
      <w:rFonts w:ascii="Times New Roman Bold" w:hAnsi="Times New Roman Bold"/>
      <w:b/>
      <w:snapToGrid w:val="0"/>
    </w:rPr>
  </w:style>
  <w:style w:type="paragraph" w:customStyle="1" w:styleId="STSectNum">
    <w:name w:val="STSectNum"/>
    <w:basedOn w:val="Normal"/>
    <w:semiHidden/>
    <w:rsid w:val="00A758DD"/>
    <w:pPr>
      <w:widowControl w:val="0"/>
      <w:jc w:val="center"/>
    </w:pPr>
    <w:rPr>
      <w:snapToGrid w:val="0"/>
    </w:rPr>
  </w:style>
  <w:style w:type="paragraph" w:customStyle="1" w:styleId="STSectTitle">
    <w:name w:val="STSectTitle"/>
    <w:basedOn w:val="Normal"/>
    <w:next w:val="SPECText1"/>
    <w:semiHidden/>
    <w:rsid w:val="00A758DD"/>
    <w:pPr>
      <w:widowControl w:val="0"/>
      <w:spacing w:after="480"/>
      <w:jc w:val="center"/>
    </w:pPr>
    <w:rPr>
      <w:rFonts w:ascii="Times New Roman Bold" w:hAnsi="Times New Roman Bold"/>
      <w:b/>
      <w:snapToGrid w:val="0"/>
    </w:rPr>
  </w:style>
  <w:style w:type="character" w:customStyle="1" w:styleId="STUnitIP">
    <w:name w:val="STUnitIP"/>
    <w:semiHidden/>
    <w:rsid w:val="00A758DD"/>
    <w:rPr>
      <w:color w:val="800000"/>
    </w:rPr>
  </w:style>
  <w:style w:type="character" w:customStyle="1" w:styleId="STUnitSI">
    <w:name w:val="STUnitSI"/>
    <w:semiHidden/>
    <w:rsid w:val="00A758DD"/>
    <w:rPr>
      <w:color w:val="0000FF"/>
    </w:rPr>
  </w:style>
  <w:style w:type="paragraph" w:customStyle="1" w:styleId="ReportTitle3">
    <w:name w:val="Report Title 3"/>
    <w:rsid w:val="0032423D"/>
    <w:pPr>
      <w:jc w:val="right"/>
    </w:pPr>
    <w:rPr>
      <w:rFonts w:ascii="Century Gothic" w:hAnsi="Century Gothic"/>
    </w:rPr>
  </w:style>
  <w:style w:type="paragraph" w:customStyle="1" w:styleId="ReportTitle2">
    <w:name w:val="Report Title 2"/>
    <w:basedOn w:val="Heading1"/>
    <w:unhideWhenUsed/>
    <w:rsid w:val="005802C3"/>
    <w:pPr>
      <w:numPr>
        <w:numId w:val="0"/>
      </w:numPr>
      <w:ind w:left="720" w:hanging="720"/>
      <w:outlineLvl w:val="9"/>
    </w:pPr>
    <w:rPr>
      <w:b w:val="0"/>
      <w:caps w:val="0"/>
      <w:sz w:val="40"/>
      <w:szCs w:val="40"/>
    </w:rPr>
  </w:style>
  <w:style w:type="paragraph" w:customStyle="1" w:styleId="SCSBullet2-LineFlush">
    <w:name w:val="SCS Bullet 2-Line Flush"/>
    <w:basedOn w:val="List"/>
    <w:semiHidden/>
    <w:rsid w:val="00A758DD"/>
    <w:pPr>
      <w:numPr>
        <w:numId w:val="1"/>
      </w:numPr>
    </w:pPr>
  </w:style>
  <w:style w:type="paragraph" w:styleId="List">
    <w:name w:val="List"/>
    <w:basedOn w:val="Normal"/>
    <w:semiHidden/>
    <w:rsid w:val="00A758DD"/>
    <w:pPr>
      <w:ind w:left="360" w:hanging="360"/>
    </w:pPr>
  </w:style>
  <w:style w:type="paragraph" w:customStyle="1" w:styleId="SCSDash2-LineFlush">
    <w:name w:val="SCS Dash 2-Line Flush"/>
    <w:basedOn w:val="List"/>
    <w:semiHidden/>
    <w:rsid w:val="00A758DD"/>
    <w:pPr>
      <w:numPr>
        <w:numId w:val="2"/>
      </w:numPr>
      <w:spacing w:before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423D"/>
    <w:pPr>
      <w:spacing w:after="0"/>
    </w:pPr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rsid w:val="00A758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2423D"/>
    <w:rPr>
      <w:noProof/>
      <w:color w:val="0000FF" w:themeColor="hyperlink"/>
      <w:u w:val="single"/>
    </w:rPr>
  </w:style>
  <w:style w:type="paragraph" w:styleId="TOAHeading">
    <w:name w:val="toa heading"/>
    <w:basedOn w:val="Normal"/>
    <w:next w:val="Normal"/>
    <w:semiHidden/>
    <w:rsid w:val="00A758DD"/>
    <w:pPr>
      <w:spacing w:before="120"/>
    </w:pPr>
    <w:rPr>
      <w:rFonts w:ascii="Tw Cen MT" w:hAnsi="Tw Cen MT" w:cs="Arial"/>
      <w:b/>
      <w:bCs/>
      <w:szCs w:val="24"/>
    </w:rPr>
  </w:style>
  <w:style w:type="paragraph" w:styleId="Signature">
    <w:name w:val="Signature"/>
    <w:basedOn w:val="Normal"/>
    <w:semiHidden/>
    <w:rsid w:val="00A758DD"/>
    <w:pPr>
      <w:ind w:left="4320"/>
    </w:pPr>
  </w:style>
  <w:style w:type="table" w:styleId="Table3Deffects1">
    <w:name w:val="Table 3D effects 1"/>
    <w:basedOn w:val="TableNormal"/>
    <w:semiHidden/>
    <w:rsid w:val="00A758D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A758D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numbering" w:styleId="ArticleSection">
    <w:name w:val="Outline List 3"/>
    <w:basedOn w:val="NoList"/>
    <w:semiHidden/>
    <w:rsid w:val="00A758DD"/>
    <w:pPr>
      <w:numPr>
        <w:numId w:val="3"/>
      </w:numPr>
    </w:pPr>
  </w:style>
  <w:style w:type="paragraph" w:styleId="BlockText">
    <w:name w:val="Block Text"/>
    <w:basedOn w:val="Normal"/>
    <w:semiHidden/>
    <w:rsid w:val="00A758DD"/>
    <w:pPr>
      <w:ind w:left="1440" w:right="1440"/>
    </w:pPr>
  </w:style>
  <w:style w:type="paragraph" w:styleId="Closing">
    <w:name w:val="Closing"/>
    <w:basedOn w:val="Normal"/>
    <w:semiHidden/>
    <w:rsid w:val="00A758DD"/>
    <w:pPr>
      <w:ind w:left="4320"/>
    </w:pPr>
  </w:style>
  <w:style w:type="paragraph" w:styleId="Date">
    <w:name w:val="Date"/>
    <w:basedOn w:val="Normal"/>
    <w:next w:val="Normal"/>
    <w:semiHidden/>
    <w:rsid w:val="00A758DD"/>
  </w:style>
  <w:style w:type="paragraph" w:styleId="E-mailSignature">
    <w:name w:val="E-mail Signature"/>
    <w:basedOn w:val="Normal"/>
    <w:semiHidden/>
    <w:rsid w:val="00A758DD"/>
  </w:style>
  <w:style w:type="paragraph" w:styleId="EnvelopeReturn">
    <w:name w:val="envelope return"/>
    <w:basedOn w:val="Normal"/>
    <w:semiHidden/>
    <w:rsid w:val="00A758DD"/>
    <w:rPr>
      <w:rFonts w:ascii="Arial" w:hAnsi="Arial" w:cs="Arial"/>
    </w:rPr>
  </w:style>
  <w:style w:type="paragraph" w:customStyle="1" w:styleId="Figures">
    <w:name w:val="Figures"/>
    <w:basedOn w:val="Normal"/>
    <w:next w:val="Normal"/>
    <w:semiHidden/>
    <w:rsid w:val="000069B2"/>
    <w:pPr>
      <w:jc w:val="center"/>
    </w:pPr>
    <w:rPr>
      <w:rFonts w:ascii="Tw Cen MT" w:hAnsi="Tw Cen MT"/>
      <w:b/>
      <w:spacing w:val="40"/>
    </w:rPr>
  </w:style>
  <w:style w:type="character" w:styleId="FollowedHyperlink">
    <w:name w:val="FollowedHyperlink"/>
    <w:basedOn w:val="DefaultParagraphFont"/>
    <w:uiPriority w:val="99"/>
    <w:semiHidden/>
    <w:unhideWhenUsed/>
    <w:rsid w:val="0032423D"/>
    <w:rPr>
      <w:color w:val="5E6669" w:themeColor="followedHyperlink"/>
      <w:u w:val="single"/>
    </w:rPr>
  </w:style>
  <w:style w:type="character" w:styleId="HTMLAcronym">
    <w:name w:val="HTML Acronym"/>
    <w:basedOn w:val="DefaultParagraphFont"/>
    <w:semiHidden/>
    <w:rsid w:val="00A758DD"/>
  </w:style>
  <w:style w:type="paragraph" w:styleId="HTMLAddress">
    <w:name w:val="HTML Address"/>
    <w:basedOn w:val="Normal"/>
    <w:semiHidden/>
    <w:rsid w:val="00A758DD"/>
    <w:rPr>
      <w:i/>
      <w:iCs/>
    </w:rPr>
  </w:style>
  <w:style w:type="character" w:styleId="HTMLCite">
    <w:name w:val="HTML Cite"/>
    <w:semiHidden/>
    <w:rsid w:val="00A758DD"/>
    <w:rPr>
      <w:i/>
      <w:iCs/>
    </w:rPr>
  </w:style>
  <w:style w:type="character" w:styleId="HTMLCode">
    <w:name w:val="HTML Code"/>
    <w:semiHidden/>
    <w:rsid w:val="00A758DD"/>
    <w:rPr>
      <w:rFonts w:ascii="Courier New" w:hAnsi="Courier New" w:cs="Courier New"/>
      <w:sz w:val="20"/>
      <w:szCs w:val="20"/>
    </w:rPr>
  </w:style>
  <w:style w:type="character" w:styleId="HTMLDefinition">
    <w:name w:val="HTML Definition"/>
    <w:semiHidden/>
    <w:rsid w:val="00A758DD"/>
    <w:rPr>
      <w:i/>
      <w:iCs/>
    </w:rPr>
  </w:style>
  <w:style w:type="character" w:styleId="HTMLKeyboard">
    <w:name w:val="HTML Keyboard"/>
    <w:semiHidden/>
    <w:rsid w:val="00A758DD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semiHidden/>
    <w:rsid w:val="00A758DD"/>
    <w:rPr>
      <w:rFonts w:ascii="Courier New" w:hAnsi="Courier New" w:cs="Courier New"/>
    </w:rPr>
  </w:style>
  <w:style w:type="character" w:styleId="HTMLSample">
    <w:name w:val="HTML Sample"/>
    <w:semiHidden/>
    <w:rsid w:val="00A758DD"/>
    <w:rPr>
      <w:rFonts w:ascii="Courier New" w:hAnsi="Courier New" w:cs="Courier New"/>
    </w:rPr>
  </w:style>
  <w:style w:type="character" w:styleId="HTMLTypewriter">
    <w:name w:val="HTML Typewriter"/>
    <w:semiHidden/>
    <w:rsid w:val="00A758DD"/>
    <w:rPr>
      <w:rFonts w:ascii="Courier New" w:hAnsi="Courier New" w:cs="Courier New"/>
      <w:sz w:val="20"/>
      <w:szCs w:val="20"/>
    </w:rPr>
  </w:style>
  <w:style w:type="character" w:styleId="HTMLVariable">
    <w:name w:val="HTML Variable"/>
    <w:semiHidden/>
    <w:rsid w:val="00A758DD"/>
    <w:rPr>
      <w:i/>
      <w:iCs/>
    </w:rPr>
  </w:style>
  <w:style w:type="character" w:styleId="LineNumber">
    <w:name w:val="line number"/>
    <w:basedOn w:val="DefaultParagraphFont"/>
    <w:semiHidden/>
    <w:rsid w:val="00A758DD"/>
  </w:style>
  <w:style w:type="paragraph" w:styleId="List2">
    <w:name w:val="List 2"/>
    <w:basedOn w:val="Normal"/>
    <w:semiHidden/>
    <w:rsid w:val="00A758DD"/>
    <w:pPr>
      <w:ind w:left="720" w:hanging="360"/>
    </w:pPr>
  </w:style>
  <w:style w:type="paragraph" w:styleId="List3">
    <w:name w:val="List 3"/>
    <w:basedOn w:val="Normal"/>
    <w:semiHidden/>
    <w:rsid w:val="00A758DD"/>
    <w:pPr>
      <w:ind w:left="1080" w:hanging="360"/>
    </w:pPr>
  </w:style>
  <w:style w:type="paragraph" w:styleId="List4">
    <w:name w:val="List 4"/>
    <w:basedOn w:val="Normal"/>
    <w:semiHidden/>
    <w:rsid w:val="00A758DD"/>
    <w:pPr>
      <w:ind w:left="1440" w:hanging="360"/>
    </w:pPr>
  </w:style>
  <w:style w:type="paragraph" w:styleId="List5">
    <w:name w:val="List 5"/>
    <w:basedOn w:val="Normal"/>
    <w:semiHidden/>
    <w:rsid w:val="00A758DD"/>
    <w:pPr>
      <w:ind w:left="1800" w:hanging="360"/>
    </w:pPr>
  </w:style>
  <w:style w:type="paragraph" w:styleId="ListBullet2">
    <w:name w:val="List Bullet 2"/>
    <w:basedOn w:val="Normal"/>
    <w:semiHidden/>
    <w:rsid w:val="00A758DD"/>
    <w:pPr>
      <w:tabs>
        <w:tab w:val="num" w:pos="720"/>
      </w:tabs>
      <w:ind w:left="720" w:hanging="360"/>
    </w:pPr>
  </w:style>
  <w:style w:type="paragraph" w:styleId="ListBullet3">
    <w:name w:val="List Bullet 3"/>
    <w:basedOn w:val="Normal"/>
    <w:semiHidden/>
    <w:rsid w:val="00A758DD"/>
    <w:pPr>
      <w:tabs>
        <w:tab w:val="num" w:pos="1080"/>
      </w:tabs>
      <w:ind w:left="1080" w:hanging="360"/>
    </w:pPr>
  </w:style>
  <w:style w:type="paragraph" w:styleId="ListBullet4">
    <w:name w:val="List Bullet 4"/>
    <w:basedOn w:val="Normal"/>
    <w:semiHidden/>
    <w:rsid w:val="00A758DD"/>
    <w:pPr>
      <w:tabs>
        <w:tab w:val="num" w:pos="1440"/>
      </w:tabs>
      <w:ind w:left="1440" w:hanging="360"/>
    </w:pPr>
  </w:style>
  <w:style w:type="paragraph" w:styleId="ListBullet5">
    <w:name w:val="List Bullet 5"/>
    <w:basedOn w:val="Normal"/>
    <w:semiHidden/>
    <w:rsid w:val="00A758DD"/>
    <w:pPr>
      <w:tabs>
        <w:tab w:val="num" w:pos="1800"/>
      </w:tabs>
      <w:ind w:left="1800" w:hanging="360"/>
    </w:pPr>
  </w:style>
  <w:style w:type="paragraph" w:styleId="ListContinue">
    <w:name w:val="List Continue"/>
    <w:basedOn w:val="Normal"/>
    <w:semiHidden/>
    <w:rsid w:val="00A758DD"/>
    <w:pPr>
      <w:ind w:left="360"/>
    </w:pPr>
  </w:style>
  <w:style w:type="paragraph" w:styleId="ListContinue2">
    <w:name w:val="List Continue 2"/>
    <w:basedOn w:val="Normal"/>
    <w:semiHidden/>
    <w:rsid w:val="00A758DD"/>
    <w:pPr>
      <w:ind w:left="720"/>
    </w:pPr>
  </w:style>
  <w:style w:type="paragraph" w:styleId="ListContinue3">
    <w:name w:val="List Continue 3"/>
    <w:basedOn w:val="Normal"/>
    <w:semiHidden/>
    <w:rsid w:val="00A758DD"/>
    <w:pPr>
      <w:ind w:left="1080"/>
    </w:pPr>
  </w:style>
  <w:style w:type="paragraph" w:styleId="ListContinue4">
    <w:name w:val="List Continue 4"/>
    <w:basedOn w:val="Normal"/>
    <w:semiHidden/>
    <w:rsid w:val="00A758DD"/>
    <w:pPr>
      <w:ind w:left="1440"/>
    </w:pPr>
  </w:style>
  <w:style w:type="paragraph" w:styleId="ListContinue5">
    <w:name w:val="List Continue 5"/>
    <w:basedOn w:val="Normal"/>
    <w:semiHidden/>
    <w:rsid w:val="00A758DD"/>
    <w:pPr>
      <w:ind w:left="1800"/>
    </w:pPr>
  </w:style>
  <w:style w:type="paragraph" w:styleId="ListNumber2">
    <w:name w:val="List Number 2"/>
    <w:basedOn w:val="Normal"/>
    <w:semiHidden/>
    <w:rsid w:val="00A758DD"/>
    <w:pPr>
      <w:tabs>
        <w:tab w:val="num" w:pos="720"/>
      </w:tabs>
      <w:ind w:left="720" w:hanging="360"/>
    </w:pPr>
  </w:style>
  <w:style w:type="paragraph" w:styleId="ListNumber3">
    <w:name w:val="List Number 3"/>
    <w:basedOn w:val="Normal"/>
    <w:semiHidden/>
    <w:rsid w:val="00A758DD"/>
    <w:pPr>
      <w:tabs>
        <w:tab w:val="num" w:pos="1080"/>
      </w:tabs>
      <w:ind w:left="1080" w:hanging="360"/>
    </w:pPr>
  </w:style>
  <w:style w:type="paragraph" w:styleId="ListNumber4">
    <w:name w:val="List Number 4"/>
    <w:basedOn w:val="Normal"/>
    <w:semiHidden/>
    <w:rsid w:val="00A758DD"/>
    <w:pPr>
      <w:tabs>
        <w:tab w:val="num" w:pos="1440"/>
      </w:tabs>
      <w:ind w:left="1440" w:hanging="360"/>
    </w:pPr>
  </w:style>
  <w:style w:type="paragraph" w:styleId="ListNumber5">
    <w:name w:val="List Number 5"/>
    <w:basedOn w:val="Normal"/>
    <w:semiHidden/>
    <w:rsid w:val="00A758DD"/>
    <w:pPr>
      <w:tabs>
        <w:tab w:val="num" w:pos="1800"/>
      </w:tabs>
      <w:ind w:left="1800" w:hanging="360"/>
    </w:pPr>
  </w:style>
  <w:style w:type="paragraph" w:styleId="MessageHeader">
    <w:name w:val="Message Header"/>
    <w:basedOn w:val="Normal"/>
    <w:semiHidden/>
    <w:rsid w:val="00A758D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Cs w:val="24"/>
    </w:rPr>
  </w:style>
  <w:style w:type="paragraph" w:styleId="NormalWeb">
    <w:name w:val="Normal (Web)"/>
    <w:basedOn w:val="Normal"/>
    <w:semiHidden/>
    <w:rsid w:val="00A758DD"/>
    <w:rPr>
      <w:szCs w:val="24"/>
    </w:rPr>
  </w:style>
  <w:style w:type="paragraph" w:styleId="NormalIndent">
    <w:name w:val="Normal Indent"/>
    <w:basedOn w:val="Normal"/>
    <w:semiHidden/>
    <w:rsid w:val="00A758DD"/>
    <w:pPr>
      <w:ind w:left="720"/>
    </w:pPr>
  </w:style>
  <w:style w:type="paragraph" w:styleId="NoteHeading">
    <w:name w:val="Note Heading"/>
    <w:basedOn w:val="Normal"/>
    <w:next w:val="Normal"/>
    <w:semiHidden/>
    <w:rsid w:val="00A758DD"/>
  </w:style>
  <w:style w:type="paragraph" w:styleId="PlainText">
    <w:name w:val="Plain Text"/>
    <w:basedOn w:val="Normal"/>
    <w:semiHidden/>
    <w:rsid w:val="00A758DD"/>
    <w:rPr>
      <w:rFonts w:ascii="Courier New" w:hAnsi="Courier New" w:cs="Courier New"/>
    </w:rPr>
  </w:style>
  <w:style w:type="paragraph" w:styleId="Salutation">
    <w:name w:val="Salutation"/>
    <w:basedOn w:val="Normal"/>
    <w:next w:val="Normal"/>
    <w:semiHidden/>
    <w:rsid w:val="00A758DD"/>
  </w:style>
  <w:style w:type="table" w:styleId="Table3Deffects3">
    <w:name w:val="Table 3D effects 3"/>
    <w:basedOn w:val="TableNormal"/>
    <w:semiHidden/>
    <w:rsid w:val="00A758D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A758D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A758D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A758D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A758D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A758D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A758D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A758D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A758D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A758D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A758D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A758D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A758D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A758D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A758D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rsid w:val="00A758D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A758D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A758D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A758D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A758D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A758D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A758D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A758D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A758D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A758D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A758D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A758D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A758D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A758D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A758D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A758D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A758D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A758D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A758D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A758D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A758D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A758D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A758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A758D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A758D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A758D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odyTextChar">
    <w:name w:val="Body Text Char"/>
    <w:link w:val="BodyText"/>
    <w:semiHidden/>
    <w:rsid w:val="00A758DD"/>
    <w:rPr>
      <w:rFonts w:ascii="Univers" w:hAnsi="Univers"/>
      <w:sz w:val="22"/>
      <w:szCs w:val="22"/>
    </w:rPr>
  </w:style>
  <w:style w:type="character" w:customStyle="1" w:styleId="CommentTextChar">
    <w:name w:val="Comment Text Char"/>
    <w:basedOn w:val="DefaultParagraphFont"/>
    <w:link w:val="CommentText"/>
    <w:semiHidden/>
    <w:rsid w:val="0032423D"/>
    <w:rPr>
      <w:rFonts w:ascii="Franklin Gothic Book" w:hAnsi="Franklin Gothic Book"/>
      <w:sz w:val="22"/>
    </w:rPr>
  </w:style>
  <w:style w:type="character" w:customStyle="1" w:styleId="Heading4Char">
    <w:name w:val="Heading 4 Char"/>
    <w:basedOn w:val="DefaultParagraphFont"/>
    <w:link w:val="Heading4"/>
    <w:rsid w:val="0032423D"/>
    <w:rPr>
      <w:rFonts w:ascii="Century Gothic" w:hAnsi="Century Gothic"/>
      <w:b/>
      <w:sz w:val="24"/>
    </w:rPr>
  </w:style>
  <w:style w:type="paragraph" w:customStyle="1" w:styleId="Bullet1-line">
    <w:name w:val="Bullet 1-line"/>
    <w:link w:val="Bullet1-lineChar"/>
    <w:rsid w:val="0032423D"/>
    <w:pPr>
      <w:numPr>
        <w:numId w:val="15"/>
      </w:numPr>
    </w:pPr>
    <w:rPr>
      <w:rFonts w:ascii="Franklin Gothic Book" w:hAnsi="Franklin Gothic Book"/>
      <w:sz w:val="22"/>
    </w:rPr>
  </w:style>
  <w:style w:type="paragraph" w:customStyle="1" w:styleId="Bullet2-line">
    <w:name w:val="Bullet 2-line"/>
    <w:basedOn w:val="Bullet1-line"/>
    <w:link w:val="Bullet2-lineChar"/>
    <w:qFormat/>
    <w:rsid w:val="0032423D"/>
    <w:pPr>
      <w:spacing w:after="240"/>
    </w:pPr>
  </w:style>
  <w:style w:type="character" w:customStyle="1" w:styleId="Heading5Char">
    <w:name w:val="Heading 5 Char"/>
    <w:basedOn w:val="DefaultParagraphFont"/>
    <w:link w:val="Heading5"/>
    <w:rsid w:val="0032423D"/>
    <w:rPr>
      <w:rFonts w:ascii="Century Gothic" w:hAnsi="Century Gothic"/>
      <w:sz w:val="24"/>
    </w:rPr>
  </w:style>
  <w:style w:type="paragraph" w:customStyle="1" w:styleId="ResumeName">
    <w:name w:val="Resume Name"/>
    <w:basedOn w:val="Heading2"/>
    <w:link w:val="ResumeNameChar"/>
    <w:unhideWhenUsed/>
    <w:qFormat/>
    <w:rsid w:val="00A758DD"/>
    <w:rPr>
      <w:color w:val="5F5F5F"/>
    </w:rPr>
  </w:style>
  <w:style w:type="character" w:customStyle="1" w:styleId="ResumeNameChar">
    <w:name w:val="Resume Name Char"/>
    <w:link w:val="ResumeName"/>
    <w:rsid w:val="00391343"/>
    <w:rPr>
      <w:rFonts w:ascii="Century Gothic" w:hAnsi="Century Gothic"/>
      <w:b/>
      <w:caps/>
      <w:color w:val="5F5F5F"/>
      <w:sz w:val="28"/>
    </w:rPr>
  </w:style>
  <w:style w:type="character" w:customStyle="1" w:styleId="Heading3Char">
    <w:name w:val="Heading 3 Char"/>
    <w:basedOn w:val="DefaultParagraphFont"/>
    <w:link w:val="Heading3"/>
    <w:rsid w:val="0032423D"/>
    <w:rPr>
      <w:rFonts w:ascii="Century Gothic" w:hAnsi="Century Gothic"/>
      <w:sz w:val="28"/>
    </w:rPr>
  </w:style>
  <w:style w:type="paragraph" w:customStyle="1" w:styleId="ResumeHeading1">
    <w:name w:val="Resume Heading1"/>
    <w:basedOn w:val="Heading2"/>
    <w:link w:val="ResumeHeading1Char"/>
    <w:qFormat/>
    <w:rsid w:val="00684CF8"/>
    <w:rPr>
      <w:b w:val="0"/>
    </w:rPr>
  </w:style>
  <w:style w:type="character" w:customStyle="1" w:styleId="ResumeHeading1Char">
    <w:name w:val="Resume Heading1 Char"/>
    <w:basedOn w:val="Heading4Char"/>
    <w:link w:val="ResumeHeading1"/>
    <w:rsid w:val="00684CF8"/>
    <w:rPr>
      <w:rFonts w:ascii="Century Gothic" w:hAnsi="Century Gothic"/>
      <w:b/>
      <w:caps/>
      <w:color w:val="000000" w:themeColor="text1"/>
      <w:sz w:val="28"/>
    </w:rPr>
  </w:style>
  <w:style w:type="paragraph" w:styleId="TOC2">
    <w:name w:val="toc 2"/>
    <w:basedOn w:val="Normal"/>
    <w:next w:val="Normal"/>
    <w:uiPriority w:val="39"/>
    <w:unhideWhenUsed/>
    <w:rsid w:val="0032423D"/>
    <w:pPr>
      <w:tabs>
        <w:tab w:val="left" w:pos="1080"/>
        <w:tab w:val="right" w:leader="dot" w:pos="9360"/>
      </w:tabs>
      <w:spacing w:after="40"/>
      <w:ind w:left="1080" w:right="360" w:hanging="533"/>
    </w:pPr>
    <w:rPr>
      <w:noProof/>
    </w:rPr>
  </w:style>
  <w:style w:type="paragraph" w:styleId="TOC4">
    <w:name w:val="toc 4"/>
    <w:basedOn w:val="Normal"/>
    <w:next w:val="Normal"/>
    <w:autoRedefine/>
    <w:uiPriority w:val="39"/>
    <w:unhideWhenUsed/>
    <w:rsid w:val="0032423D"/>
    <w:pPr>
      <w:tabs>
        <w:tab w:val="left" w:pos="2700"/>
        <w:tab w:val="right" w:leader="dot" w:pos="9360"/>
      </w:tabs>
      <w:spacing w:after="40"/>
      <w:ind w:left="2700" w:right="360" w:hanging="900"/>
    </w:pPr>
    <w:rPr>
      <w:noProof/>
    </w:rPr>
  </w:style>
  <w:style w:type="paragraph" w:styleId="TOC1">
    <w:name w:val="toc 1"/>
    <w:basedOn w:val="Normal"/>
    <w:next w:val="Normal"/>
    <w:uiPriority w:val="39"/>
    <w:unhideWhenUsed/>
    <w:rsid w:val="0032423D"/>
    <w:pPr>
      <w:tabs>
        <w:tab w:val="left" w:pos="540"/>
        <w:tab w:val="right" w:leader="dot" w:pos="9360"/>
      </w:tabs>
      <w:spacing w:after="40"/>
      <w:ind w:left="540" w:right="360" w:hanging="540"/>
    </w:pPr>
    <w:rPr>
      <w:b/>
      <w:noProof/>
    </w:rPr>
  </w:style>
  <w:style w:type="paragraph" w:styleId="TOC3">
    <w:name w:val="toc 3"/>
    <w:basedOn w:val="Normal"/>
    <w:next w:val="Normal"/>
    <w:uiPriority w:val="39"/>
    <w:unhideWhenUsed/>
    <w:rsid w:val="0032423D"/>
    <w:pPr>
      <w:tabs>
        <w:tab w:val="left" w:pos="1440"/>
        <w:tab w:val="left" w:pos="1797"/>
        <w:tab w:val="right" w:leader="dot" w:pos="9360"/>
      </w:tabs>
      <w:spacing w:after="40"/>
      <w:ind w:left="1800" w:hanging="720"/>
    </w:pPr>
    <w:rPr>
      <w:rFonts w:eastAsiaTheme="minorEastAsia" w:cstheme="minorBidi"/>
      <w:noProof/>
      <w:szCs w:val="22"/>
    </w:rPr>
  </w:style>
  <w:style w:type="paragraph" w:styleId="TOC5">
    <w:name w:val="toc 5"/>
    <w:basedOn w:val="Normal"/>
    <w:next w:val="Normal"/>
    <w:autoRedefine/>
    <w:uiPriority w:val="39"/>
    <w:rsid w:val="00A758DD"/>
    <w:pPr>
      <w:spacing w:after="10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58DD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aps w:val="0"/>
      <w:color w:val="476A69" w:themeColor="accent1" w:themeShade="BF"/>
      <w:szCs w:val="28"/>
      <w:lang w:eastAsia="ja-JP"/>
    </w:rPr>
  </w:style>
  <w:style w:type="numbering" w:customStyle="1" w:styleId="Style1">
    <w:name w:val="Style1"/>
    <w:uiPriority w:val="99"/>
    <w:rsid w:val="00A758DD"/>
    <w:pPr>
      <w:numPr>
        <w:numId w:val="14"/>
      </w:numPr>
    </w:pPr>
  </w:style>
  <w:style w:type="paragraph" w:styleId="TOC6">
    <w:name w:val="toc 6"/>
    <w:basedOn w:val="Normal"/>
    <w:next w:val="Normal"/>
    <w:autoRedefine/>
    <w:uiPriority w:val="39"/>
    <w:unhideWhenUsed/>
    <w:rsid w:val="0032423D"/>
    <w:pPr>
      <w:spacing w:after="100"/>
      <w:ind w:left="1100"/>
    </w:pPr>
  </w:style>
  <w:style w:type="character" w:customStyle="1" w:styleId="Heading1Char">
    <w:name w:val="Heading 1 Char"/>
    <w:basedOn w:val="DefaultParagraphFont"/>
    <w:link w:val="Heading1"/>
    <w:rsid w:val="0032423D"/>
    <w:rPr>
      <w:rFonts w:ascii="Century Gothic" w:hAnsi="Century Gothic"/>
      <w:b/>
      <w:caps/>
      <w:color w:val="000000" w:themeColor="text1"/>
      <w:sz w:val="30"/>
      <w:szCs w:val="30"/>
    </w:rPr>
  </w:style>
  <w:style w:type="table" w:customStyle="1" w:styleId="Top">
    <w:name w:val="Top"/>
    <w:basedOn w:val="TableNormal"/>
    <w:uiPriority w:val="99"/>
    <w:rsid w:val="00A758DD"/>
    <w:pPr>
      <w:textboxTightWrap w:val="allLines"/>
    </w:pPr>
    <w:rPr>
      <w:rFonts w:ascii="Century Gothic" w:hAnsi="Century Gothic"/>
    </w:rPr>
    <w:tblPr>
      <w:tblBorders>
        <w:top w:val="single" w:sz="4" w:space="0" w:color="CED3BD"/>
        <w:left w:val="single" w:sz="4" w:space="0" w:color="CED3BD"/>
        <w:bottom w:val="single" w:sz="4" w:space="0" w:color="CED3BD"/>
        <w:right w:val="single" w:sz="4" w:space="0" w:color="CED3BD"/>
        <w:insideH w:val="single" w:sz="4" w:space="0" w:color="CED3BD"/>
        <w:insideV w:val="single" w:sz="4" w:space="0" w:color="CED3BD"/>
      </w:tblBorders>
    </w:tblPr>
    <w:tblStylePr w:type="firstRow">
      <w:rPr>
        <w:rFonts w:ascii="Century Gothic" w:hAnsi="Century Gothic"/>
        <w:b/>
      </w:rPr>
      <w:tblPr/>
      <w:tcPr>
        <w:tcBorders>
          <w:top w:val="single" w:sz="4" w:space="0" w:color="E5E4CF"/>
          <w:left w:val="single" w:sz="4" w:space="0" w:color="E5E4CF"/>
          <w:bottom w:val="single" w:sz="4" w:space="0" w:color="E5E4CF"/>
          <w:right w:val="single" w:sz="4" w:space="0" w:color="E5E4CF"/>
          <w:insideH w:val="single" w:sz="4" w:space="0" w:color="E5E4CF"/>
          <w:insideV w:val="single" w:sz="4" w:space="0" w:color="E5E4CF"/>
          <w:tl2br w:val="nil"/>
          <w:tr2bl w:val="nil"/>
        </w:tcBorders>
        <w:shd w:val="clear" w:color="auto" w:fill="E5E4CF"/>
      </w:tcPr>
    </w:tblStylePr>
  </w:style>
  <w:style w:type="paragraph" w:styleId="CommentSubject">
    <w:name w:val="annotation subject"/>
    <w:basedOn w:val="CommentText"/>
    <w:next w:val="CommentText"/>
    <w:link w:val="CommentSubjectChar"/>
    <w:unhideWhenUsed/>
    <w:rsid w:val="00A758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A758DD"/>
    <w:rPr>
      <w:rFonts w:ascii="Franklin Gothic Book" w:hAnsi="Franklin Gothic Book"/>
      <w:b/>
      <w:bCs/>
      <w:sz w:val="22"/>
      <w:szCs w:val="22"/>
    </w:rPr>
  </w:style>
  <w:style w:type="paragraph" w:customStyle="1" w:styleId="CaptionText">
    <w:name w:val="Caption Text"/>
    <w:basedOn w:val="Normal"/>
    <w:rsid w:val="00B20CDD"/>
    <w:pPr>
      <w:spacing w:after="0"/>
    </w:pPr>
    <w:rPr>
      <w:rFonts w:eastAsia="Calibri"/>
      <w:i/>
      <w:sz w:val="20"/>
    </w:rPr>
  </w:style>
  <w:style w:type="character" w:styleId="Emphasis">
    <w:name w:val="Emphasis"/>
    <w:basedOn w:val="Heading5Char"/>
    <w:rsid w:val="00C94B04"/>
    <w:rPr>
      <w:rFonts w:ascii="Franklin Gothic Demi" w:hAnsi="Franklin Gothic Demi"/>
      <w:b w:val="0"/>
      <w:spacing w:val="0"/>
      <w:sz w:val="22"/>
      <w:szCs w:val="22"/>
    </w:rPr>
  </w:style>
  <w:style w:type="paragraph" w:styleId="Header">
    <w:name w:val="header"/>
    <w:basedOn w:val="Normal"/>
    <w:link w:val="HeaderChar"/>
    <w:uiPriority w:val="99"/>
    <w:rsid w:val="0032423D"/>
    <w:pPr>
      <w:tabs>
        <w:tab w:val="center" w:pos="4680"/>
        <w:tab w:val="right" w:pos="9360"/>
      </w:tabs>
    </w:pPr>
    <w:rPr>
      <w:rFonts w:asciiTheme="majorHAnsi" w:hAnsiTheme="majorHAnsi"/>
    </w:rPr>
  </w:style>
  <w:style w:type="character" w:customStyle="1" w:styleId="HeaderChar">
    <w:name w:val="Header Char"/>
    <w:basedOn w:val="DefaultParagraphFont"/>
    <w:link w:val="Header"/>
    <w:uiPriority w:val="99"/>
    <w:rsid w:val="0032423D"/>
    <w:rPr>
      <w:rFonts w:asciiTheme="majorHAnsi" w:hAnsiTheme="majorHAnsi"/>
      <w:sz w:val="22"/>
    </w:rPr>
  </w:style>
  <w:style w:type="paragraph" w:customStyle="1" w:styleId="Figure">
    <w:name w:val="Figure"/>
    <w:basedOn w:val="TableofFigures"/>
    <w:next w:val="Normal"/>
    <w:rsid w:val="0032423D"/>
    <w:pPr>
      <w:keepNext/>
      <w:numPr>
        <w:numId w:val="18"/>
      </w:numPr>
      <w:tabs>
        <w:tab w:val="left" w:pos="1440"/>
      </w:tabs>
      <w:spacing w:before="240" w:after="240"/>
      <w:ind w:left="0" w:firstLine="0"/>
      <w:jc w:val="center"/>
    </w:pPr>
    <w:rPr>
      <w:rFonts w:ascii="Century Gothic" w:hAnsi="Century Gothic"/>
      <w:color w:val="000000"/>
    </w:rPr>
  </w:style>
  <w:style w:type="paragraph" w:customStyle="1" w:styleId="Exhibit">
    <w:name w:val="Exhibit"/>
    <w:basedOn w:val="TableofFigures"/>
    <w:next w:val="Normal"/>
    <w:rsid w:val="0032423D"/>
    <w:pPr>
      <w:keepNext/>
      <w:numPr>
        <w:numId w:val="17"/>
      </w:numPr>
      <w:tabs>
        <w:tab w:val="left" w:pos="1440"/>
      </w:tabs>
      <w:spacing w:before="240" w:after="240"/>
      <w:jc w:val="center"/>
    </w:pPr>
    <w:rPr>
      <w:rFonts w:ascii="Century Gothic" w:hAnsi="Century Gothic"/>
      <w:color w:val="000000"/>
    </w:rPr>
  </w:style>
  <w:style w:type="paragraph" w:customStyle="1" w:styleId="ReportTitleDateandOffice">
    <w:name w:val="Report Title Date and Office"/>
    <w:basedOn w:val="Heading1"/>
    <w:unhideWhenUsed/>
    <w:rsid w:val="00A758DD"/>
    <w:pPr>
      <w:spacing w:after="0"/>
      <w:outlineLvl w:val="9"/>
    </w:pPr>
    <w:rPr>
      <w:b w:val="0"/>
      <w:caps w:val="0"/>
      <w:sz w:val="32"/>
    </w:rPr>
  </w:style>
  <w:style w:type="paragraph" w:customStyle="1" w:styleId="SCSTableText">
    <w:name w:val="SCS Table Text"/>
    <w:rsid w:val="0032423D"/>
    <w:rPr>
      <w:rFonts w:ascii="Century Gothic" w:hAnsi="Century Gothic"/>
    </w:rPr>
  </w:style>
  <w:style w:type="paragraph" w:styleId="ListNumber">
    <w:name w:val="List Number"/>
    <w:basedOn w:val="Normal"/>
    <w:rsid w:val="00A758DD"/>
    <w:pPr>
      <w:tabs>
        <w:tab w:val="num" w:pos="360"/>
      </w:tabs>
      <w:ind w:left="360" w:hanging="360"/>
    </w:pPr>
  </w:style>
  <w:style w:type="paragraph" w:styleId="ListParagraph">
    <w:name w:val="List Paragraph"/>
    <w:basedOn w:val="Normal"/>
    <w:uiPriority w:val="34"/>
    <w:rsid w:val="00A758DD"/>
    <w:pPr>
      <w:numPr>
        <w:numId w:val="27"/>
      </w:numPr>
    </w:pPr>
  </w:style>
  <w:style w:type="paragraph" w:styleId="FootnoteText">
    <w:name w:val="footnote text"/>
    <w:basedOn w:val="Normal"/>
    <w:link w:val="FootnoteTextChar"/>
    <w:uiPriority w:val="99"/>
    <w:unhideWhenUsed/>
    <w:rsid w:val="0032423D"/>
    <w:pPr>
      <w:spacing w:after="0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2423D"/>
    <w:rPr>
      <w:rFonts w:ascii="Franklin Gothic Book" w:hAnsi="Franklin Gothic Book"/>
    </w:rPr>
  </w:style>
  <w:style w:type="paragraph" w:styleId="Caption">
    <w:name w:val="caption"/>
    <w:basedOn w:val="Normal"/>
    <w:next w:val="Normal"/>
    <w:uiPriority w:val="35"/>
    <w:unhideWhenUsed/>
    <w:rsid w:val="0032423D"/>
    <w:pPr>
      <w:spacing w:after="200"/>
    </w:pPr>
    <w:rPr>
      <w:i/>
      <w:iCs/>
      <w:color w:val="000000" w:themeColor="text1"/>
      <w:sz w:val="20"/>
      <w:szCs w:val="18"/>
    </w:rPr>
  </w:style>
  <w:style w:type="paragraph" w:customStyle="1" w:styleId="SCSNUMH1">
    <w:name w:val="SCS NUM H1"/>
    <w:basedOn w:val="Heading1"/>
    <w:next w:val="Normal"/>
    <w:link w:val="SCSNUMH1Char"/>
    <w:rsid w:val="0032423D"/>
    <w:pPr>
      <w:numPr>
        <w:numId w:val="20"/>
      </w:numPr>
      <w:tabs>
        <w:tab w:val="clear" w:pos="1152"/>
        <w:tab w:val="num" w:pos="1080"/>
      </w:tabs>
      <w:ind w:left="1080" w:hanging="1080"/>
    </w:pPr>
    <w:rPr>
      <w:kern w:val="28"/>
    </w:rPr>
  </w:style>
  <w:style w:type="paragraph" w:customStyle="1" w:styleId="SCSNUMH2">
    <w:name w:val="SCS NUM H2"/>
    <w:next w:val="Normal"/>
    <w:link w:val="SCSNUMH2Char"/>
    <w:rsid w:val="0032423D"/>
    <w:pPr>
      <w:keepNext/>
      <w:numPr>
        <w:ilvl w:val="1"/>
        <w:numId w:val="20"/>
      </w:numPr>
      <w:tabs>
        <w:tab w:val="clear" w:pos="1152"/>
        <w:tab w:val="num" w:pos="1080"/>
      </w:tabs>
      <w:spacing w:before="240" w:after="120"/>
      <w:ind w:left="1080" w:hanging="1080"/>
      <w:outlineLvl w:val="1"/>
    </w:pPr>
    <w:rPr>
      <w:rFonts w:ascii="Century Gothic" w:hAnsi="Century Gothic"/>
      <w:b/>
      <w:caps/>
      <w:sz w:val="28"/>
      <w:szCs w:val="26"/>
    </w:rPr>
  </w:style>
  <w:style w:type="character" w:customStyle="1" w:styleId="SCSNUMH1Char">
    <w:name w:val="SCS NUM H1 Char"/>
    <w:basedOn w:val="DefaultParagraphFont"/>
    <w:link w:val="SCSNUMH1"/>
    <w:rsid w:val="0032423D"/>
    <w:rPr>
      <w:rFonts w:ascii="Century Gothic" w:hAnsi="Century Gothic"/>
      <w:b/>
      <w:caps/>
      <w:color w:val="000000" w:themeColor="text1"/>
      <w:kern w:val="28"/>
      <w:sz w:val="30"/>
      <w:szCs w:val="30"/>
    </w:rPr>
  </w:style>
  <w:style w:type="paragraph" w:customStyle="1" w:styleId="SCSNumH3">
    <w:name w:val="SCS Num H3"/>
    <w:basedOn w:val="SCSNUMH2"/>
    <w:next w:val="Normal"/>
    <w:link w:val="SCSNumH3Char"/>
    <w:rsid w:val="0032423D"/>
    <w:pPr>
      <w:numPr>
        <w:ilvl w:val="2"/>
      </w:numPr>
      <w:tabs>
        <w:tab w:val="clear" w:pos="1242"/>
        <w:tab w:val="num" w:pos="1080"/>
      </w:tabs>
      <w:ind w:left="1080" w:hanging="1080"/>
    </w:pPr>
    <w:rPr>
      <w:caps w:val="0"/>
      <w:szCs w:val="20"/>
    </w:rPr>
  </w:style>
  <w:style w:type="character" w:customStyle="1" w:styleId="SCSNUMH2Char">
    <w:name w:val="SCS NUM H2 Char"/>
    <w:basedOn w:val="DefaultParagraphFont"/>
    <w:link w:val="SCSNUMH2"/>
    <w:rsid w:val="0032423D"/>
    <w:rPr>
      <w:rFonts w:ascii="Century Gothic" w:hAnsi="Century Gothic"/>
      <w:b/>
      <w:caps/>
      <w:sz w:val="28"/>
      <w:szCs w:val="26"/>
    </w:rPr>
  </w:style>
  <w:style w:type="paragraph" w:customStyle="1" w:styleId="SCSNumH4">
    <w:name w:val="SCS Num H4"/>
    <w:basedOn w:val="SCSNumH3"/>
    <w:next w:val="Normal"/>
    <w:link w:val="SCSNumH4Char"/>
    <w:rsid w:val="0032423D"/>
    <w:pPr>
      <w:numPr>
        <w:ilvl w:val="3"/>
      </w:numPr>
      <w:tabs>
        <w:tab w:val="clear" w:pos="1152"/>
        <w:tab w:val="num" w:pos="1440"/>
      </w:tabs>
      <w:ind w:left="1440" w:hanging="1440"/>
    </w:pPr>
  </w:style>
  <w:style w:type="character" w:customStyle="1" w:styleId="SCSNumH3Char">
    <w:name w:val="SCS Num H3 Char"/>
    <w:basedOn w:val="DefaultParagraphFont"/>
    <w:link w:val="SCSNumH3"/>
    <w:rsid w:val="0032423D"/>
    <w:rPr>
      <w:rFonts w:ascii="Century Gothic" w:hAnsi="Century Gothic"/>
      <w:b/>
      <w:sz w:val="28"/>
    </w:rPr>
  </w:style>
  <w:style w:type="paragraph" w:customStyle="1" w:styleId="SCSNumH5">
    <w:name w:val="SCS Num H5"/>
    <w:basedOn w:val="SCSNumH4"/>
    <w:next w:val="Normal"/>
    <w:link w:val="SCSNumH5Char"/>
    <w:rsid w:val="0032423D"/>
    <w:pPr>
      <w:numPr>
        <w:ilvl w:val="0"/>
        <w:numId w:val="0"/>
      </w:numPr>
    </w:pPr>
  </w:style>
  <w:style w:type="character" w:customStyle="1" w:styleId="SCSNumH4Char">
    <w:name w:val="SCS Num H4 Char"/>
    <w:basedOn w:val="DefaultParagraphFont"/>
    <w:link w:val="SCSNumH4"/>
    <w:rsid w:val="0032423D"/>
    <w:rPr>
      <w:rFonts w:ascii="Century Gothic" w:hAnsi="Century Gothic"/>
      <w:b/>
      <w:sz w:val="28"/>
    </w:rPr>
  </w:style>
  <w:style w:type="character" w:customStyle="1" w:styleId="SCSNumH5Char">
    <w:name w:val="SCS Num H5 Char"/>
    <w:basedOn w:val="DefaultParagraphFont"/>
    <w:link w:val="SCSNumH5"/>
    <w:rsid w:val="0032423D"/>
    <w:rPr>
      <w:rFonts w:ascii="Century Gothic" w:hAnsi="Century Gothic"/>
      <w:b/>
      <w:sz w:val="28"/>
    </w:rPr>
  </w:style>
  <w:style w:type="paragraph" w:customStyle="1" w:styleId="Bullet2-lineindentdash">
    <w:name w:val="Bullet 2-line indent dash"/>
    <w:basedOn w:val="Normal"/>
    <w:link w:val="Bullet2-lineindentdashChar"/>
    <w:rsid w:val="0032423D"/>
    <w:pPr>
      <w:numPr>
        <w:ilvl w:val="1"/>
        <w:numId w:val="15"/>
      </w:numPr>
    </w:pPr>
  </w:style>
  <w:style w:type="paragraph" w:customStyle="1" w:styleId="Bullet1-lineindentdash">
    <w:name w:val="Bullet 1-line indent dash"/>
    <w:basedOn w:val="Bullet2-lineindentdash"/>
    <w:link w:val="Bullet1-lineindentdashChar"/>
    <w:rsid w:val="00A758DD"/>
    <w:pPr>
      <w:spacing w:after="0"/>
    </w:pPr>
  </w:style>
  <w:style w:type="character" w:customStyle="1" w:styleId="Bullet1-lineChar">
    <w:name w:val="Bullet 1-line Char"/>
    <w:basedOn w:val="DefaultParagraphFont"/>
    <w:link w:val="Bullet1-line"/>
    <w:rsid w:val="0032423D"/>
    <w:rPr>
      <w:rFonts w:ascii="Franklin Gothic Book" w:hAnsi="Franklin Gothic Book"/>
      <w:sz w:val="22"/>
    </w:rPr>
  </w:style>
  <w:style w:type="character" w:customStyle="1" w:styleId="Bullet2-lineChar">
    <w:name w:val="Bullet 2-line Char"/>
    <w:basedOn w:val="Bullet1-lineChar"/>
    <w:link w:val="Bullet2-line"/>
    <w:rsid w:val="000069B2"/>
    <w:rPr>
      <w:rFonts w:ascii="Franklin Gothic Book" w:hAnsi="Franklin Gothic Book"/>
      <w:sz w:val="22"/>
    </w:rPr>
  </w:style>
  <w:style w:type="character" w:customStyle="1" w:styleId="Bullet2-lineindentdashChar">
    <w:name w:val="Bullet 2-line indent dash Char"/>
    <w:basedOn w:val="Bullet2-lineChar"/>
    <w:link w:val="Bullet2-lineindentdash"/>
    <w:rsid w:val="000069B2"/>
    <w:rPr>
      <w:rFonts w:ascii="Franklin Gothic Book" w:hAnsi="Franklin Gothic Book"/>
      <w:sz w:val="22"/>
    </w:rPr>
  </w:style>
  <w:style w:type="character" w:customStyle="1" w:styleId="Bullet1-lineindentdashChar">
    <w:name w:val="Bullet 1-line indent dash Char"/>
    <w:basedOn w:val="Bullet2-lineindentdashChar"/>
    <w:link w:val="Bullet1-lineindentdash"/>
    <w:rsid w:val="00A758DD"/>
    <w:rPr>
      <w:rFonts w:ascii="Franklin Gothic Book" w:hAnsi="Franklin Gothic Book"/>
      <w:sz w:val="22"/>
    </w:rPr>
  </w:style>
  <w:style w:type="paragraph" w:customStyle="1" w:styleId="SCSText">
    <w:name w:val="SCS Text"/>
    <w:basedOn w:val="Normal"/>
    <w:semiHidden/>
    <w:unhideWhenUsed/>
    <w:rsid w:val="00377639"/>
  </w:style>
  <w:style w:type="paragraph" w:customStyle="1" w:styleId="ResumeHeading2">
    <w:name w:val="Resume Heading2"/>
    <w:basedOn w:val="Heading3"/>
    <w:qFormat/>
    <w:rsid w:val="001369FF"/>
  </w:style>
  <w:style w:type="paragraph" w:customStyle="1" w:styleId="ResumeHeading3">
    <w:name w:val="Resume Heading3"/>
    <w:basedOn w:val="Heading4"/>
    <w:qFormat/>
    <w:rsid w:val="001369FF"/>
  </w:style>
  <w:style w:type="paragraph" w:customStyle="1" w:styleId="ReportTitle1">
    <w:name w:val="Report Title 1"/>
    <w:rsid w:val="0032423D"/>
    <w:rPr>
      <w:rFonts w:ascii="Century Gothic" w:hAnsi="Century Gothic"/>
      <w:sz w:val="48"/>
      <w:szCs w:val="48"/>
    </w:rPr>
  </w:style>
  <w:style w:type="paragraph" w:customStyle="1" w:styleId="ReportTitle2ClientAddress">
    <w:name w:val="Report Title 2 Client Address"/>
    <w:rsid w:val="0032423D"/>
    <w:rPr>
      <w:rFonts w:ascii="Century Gothic" w:hAnsi="Century Gothic"/>
      <w:sz w:val="32"/>
      <w:szCs w:val="32"/>
    </w:rPr>
  </w:style>
  <w:style w:type="character" w:customStyle="1" w:styleId="Heading6Char">
    <w:name w:val="Heading 6 Char"/>
    <w:basedOn w:val="DefaultParagraphFont"/>
    <w:link w:val="Heading6"/>
    <w:rsid w:val="0032423D"/>
    <w:rPr>
      <w:rFonts w:ascii="Century Gothic" w:hAnsi="Century Gothic"/>
      <w:b/>
      <w:bCs/>
      <w:sz w:val="22"/>
    </w:rPr>
  </w:style>
  <w:style w:type="character" w:customStyle="1" w:styleId="Heading7Char">
    <w:name w:val="Heading 7 Char"/>
    <w:basedOn w:val="DefaultParagraphFont"/>
    <w:link w:val="Heading7"/>
    <w:rsid w:val="0032423D"/>
    <w:rPr>
      <w:rFonts w:ascii="Century Gothic" w:hAnsi="Century Gothic"/>
      <w:bCs/>
      <w:sz w:val="22"/>
    </w:rPr>
  </w:style>
  <w:style w:type="character" w:customStyle="1" w:styleId="Heading8Char">
    <w:name w:val="Heading 8 Char"/>
    <w:basedOn w:val="DefaultParagraphFont"/>
    <w:link w:val="Heading8"/>
    <w:rsid w:val="0032423D"/>
    <w:rPr>
      <w:rFonts w:ascii="Century Gothic" w:hAnsi="Century Gothic"/>
      <w:b/>
      <w:iCs/>
      <w:szCs w:val="24"/>
    </w:rPr>
  </w:style>
  <w:style w:type="paragraph" w:customStyle="1" w:styleId="Appendix">
    <w:name w:val="Appendix"/>
    <w:basedOn w:val="Normal"/>
    <w:rsid w:val="0032423D"/>
    <w:pPr>
      <w:tabs>
        <w:tab w:val="left" w:pos="720"/>
      </w:tabs>
      <w:spacing w:before="240"/>
      <w:jc w:val="center"/>
    </w:pPr>
    <w:rPr>
      <w:color w:val="000000" w:themeColor="text1"/>
      <w:sz w:val="32"/>
      <w:szCs w:val="30"/>
    </w:rPr>
  </w:style>
  <w:style w:type="paragraph" w:customStyle="1" w:styleId="SCSEmphasis">
    <w:name w:val="SCS Emphasis"/>
    <w:basedOn w:val="Heading7"/>
    <w:rsid w:val="0032423D"/>
    <w:pPr>
      <w:spacing w:before="0" w:after="240"/>
      <w:jc w:val="center"/>
    </w:pPr>
  </w:style>
  <w:style w:type="paragraph" w:customStyle="1" w:styleId="Bullet1-lineIndentdash0">
    <w:name w:val="Bullet 1-line Indent dash"/>
    <w:basedOn w:val="Bullet2-lineindentdash"/>
    <w:rsid w:val="0032423D"/>
    <w:pPr>
      <w:spacing w:after="0"/>
    </w:pPr>
  </w:style>
  <w:style w:type="paragraph" w:styleId="Footer">
    <w:name w:val="footer"/>
    <w:link w:val="FooterChar"/>
    <w:uiPriority w:val="99"/>
    <w:unhideWhenUsed/>
    <w:rsid w:val="0032423D"/>
    <w:pPr>
      <w:tabs>
        <w:tab w:val="right" w:pos="9360"/>
      </w:tabs>
      <w:spacing w:line="259" w:lineRule="auto"/>
    </w:pPr>
    <w:rPr>
      <w:rFonts w:ascii="Century Gothic" w:eastAsiaTheme="minorHAnsi" w:hAnsi="Century Gothic" w:cstheme="minorBidi"/>
      <w:sz w:val="18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32423D"/>
    <w:rPr>
      <w:rFonts w:ascii="Century Gothic" w:eastAsiaTheme="minorHAnsi" w:hAnsi="Century Gothic" w:cstheme="minorBidi"/>
      <w:sz w:val="18"/>
      <w:szCs w:val="22"/>
    </w:rPr>
  </w:style>
  <w:style w:type="paragraph" w:styleId="TableofFigures">
    <w:name w:val="table of figures"/>
    <w:basedOn w:val="Normal"/>
    <w:uiPriority w:val="99"/>
    <w:unhideWhenUsed/>
    <w:rsid w:val="0032423D"/>
    <w:pPr>
      <w:tabs>
        <w:tab w:val="left" w:pos="1267"/>
        <w:tab w:val="right" w:leader="dot" w:pos="9360"/>
      </w:tabs>
      <w:spacing w:after="40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23D"/>
    <w:rPr>
      <w:rFonts w:ascii="Segoe UI" w:hAnsi="Segoe UI" w:cs="Segoe UI"/>
      <w:sz w:val="18"/>
      <w:szCs w:val="18"/>
    </w:rPr>
  </w:style>
  <w:style w:type="character" w:customStyle="1" w:styleId="Heading9Char">
    <w:name w:val="Heading 9 Char"/>
    <w:aliases w:val="Resume Text Char"/>
    <w:basedOn w:val="DefaultParagraphFont"/>
    <w:link w:val="Heading9"/>
    <w:uiPriority w:val="9"/>
    <w:rsid w:val="003242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ListTOC">
    <w:name w:val="List TOC"/>
    <w:rsid w:val="0032423D"/>
    <w:pPr>
      <w:spacing w:after="40"/>
    </w:pPr>
    <w:rPr>
      <w:rFonts w:ascii="Franklin Gothic Book" w:hAnsi="Franklin Gothic Book"/>
      <w:sz w:val="22"/>
    </w:rPr>
  </w:style>
  <w:style w:type="paragraph" w:styleId="Revision">
    <w:name w:val="Revision"/>
    <w:hidden/>
    <w:uiPriority w:val="99"/>
    <w:semiHidden/>
    <w:rsid w:val="00F11F64"/>
    <w:rPr>
      <w:rFonts w:ascii="Franklin Gothic Book" w:hAnsi="Franklin Gothic Book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71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1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89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08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20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5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42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9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17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17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customXml" Target="../customXml/item2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scsengineers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SCS_Engineers">
  <a:themeElements>
    <a:clrScheme name="SCS Engineers">
      <a:dk1>
        <a:sysClr val="windowText" lastClr="000000"/>
      </a:dk1>
      <a:lt1>
        <a:sysClr val="window" lastClr="FFFFFF"/>
      </a:lt1>
      <a:dk2>
        <a:srgbClr val="5F8F8D"/>
      </a:dk2>
      <a:lt2>
        <a:srgbClr val="EAEFDB"/>
      </a:lt2>
      <a:accent1>
        <a:srgbClr val="5F8F8D"/>
      </a:accent1>
      <a:accent2>
        <a:srgbClr val="910029"/>
      </a:accent2>
      <a:accent3>
        <a:srgbClr val="999933"/>
      </a:accent3>
      <a:accent4>
        <a:srgbClr val="CED3BD"/>
      </a:accent4>
      <a:accent5>
        <a:srgbClr val="5E6669"/>
      </a:accent5>
      <a:accent6>
        <a:srgbClr val="CEC896"/>
      </a:accent6>
      <a:hlink>
        <a:srgbClr val="0000FF"/>
      </a:hlink>
      <a:folHlink>
        <a:srgbClr val="5E6669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solidFill>
            <a:prstClr val="black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123141C7725848BF08037A7A7A178A" ma:contentTypeVersion="8" ma:contentTypeDescription="Create a new document." ma:contentTypeScope="" ma:versionID="6bb799e52f73e0e1e3538b91f0be64cd">
  <xsd:schema xmlns:xsd="http://www.w3.org/2001/XMLSchema" xmlns:xs="http://www.w3.org/2001/XMLSchema" xmlns:p="http://schemas.microsoft.com/office/2006/metadata/properties" xmlns:ns2="1617fbdd-3d75-403f-a0bf-d003106f3e3b" targetNamespace="http://schemas.microsoft.com/office/2006/metadata/properties" ma:root="true" ma:fieldsID="e141d693acab1ea21c5c65daaaf27ae4" ns2:_="">
    <xsd:import namespace="1617fbdd-3d75-403f-a0bf-d003106f3e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17fbdd-3d75-403f-a0bf-d003106f3e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D22E0D-0D57-43D5-83F3-73CDE4DF52D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249BE1D-8D27-40E1-AAC9-435C328D8248}"/>
</file>

<file path=customXml/itemProps3.xml><?xml version="1.0" encoding="utf-8"?>
<ds:datastoreItem xmlns:ds="http://schemas.openxmlformats.org/officeDocument/2006/customXml" ds:itemID="{1D018348-D779-4291-B646-C61070C4D82A}"/>
</file>

<file path=customXml/itemProps4.xml><?xml version="1.0" encoding="utf-8"?>
<ds:datastoreItem xmlns:ds="http://schemas.openxmlformats.org/officeDocument/2006/customXml" ds:itemID="{8A58D2DC-4D8A-4F08-AF80-B91673392FB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552</Words>
  <Characters>3609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Format Draft</vt:lpstr>
    </vt:vector>
  </TitlesOfParts>
  <Company>SCS Engineers</Company>
  <LinksUpToDate>false</LinksUpToDate>
  <CharactersWithSpaces>4150</CharactersWithSpaces>
  <SharedDoc>false</SharedDoc>
  <HLinks>
    <vt:vector size="6" baseType="variant">
      <vt:variant>
        <vt:i4>1179698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_Toc155440249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Format Draft</dc:title>
  <dc:creator>Dorn, Laura</dc:creator>
  <cp:lastModifiedBy>Rabano, Rebecca</cp:lastModifiedBy>
  <cp:revision>4</cp:revision>
  <cp:lastPrinted>2018-07-23T13:51:00Z</cp:lastPrinted>
  <dcterms:created xsi:type="dcterms:W3CDTF">2022-12-09T22:18:00Z</dcterms:created>
  <dcterms:modified xsi:type="dcterms:W3CDTF">2024-03-22T18:01:00Z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51642174fc6073a165d913ac06b96a184d0639aeb441b7a82bc5d2b25f981d75</vt:lpwstr>
  </property>
  <property fmtid="{D5CDD505-2E9C-101B-9397-08002B2CF9AE}" pid="3" name="ContentTypeId">
    <vt:lpwstr>0x01010049123141C7725848BF08037A7A7A178A</vt:lpwstr>
  </property>
</Properties>
</file>